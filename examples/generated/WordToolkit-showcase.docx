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comments.xml" ContentType="application/vnd.openxmlformats-officedocument.wordprocessingml.comments+xml"/>
  <Default Extension="png" ContentType="image/pn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pStyle w:val="TOCHeading"/>
      </w:pPr>
      <w:r>
        <w:rPr>
          <w:b/>
        </w:rPr>
        <w:t xml:space="preserve"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pPr>
        <w:pStyle w:val="TOC1"/>
      </w:pPr>
      <w:r>
        <w:t xml:space="preserve">Structured content</w:t>
      </w:r>
      <w:r>
        <w:tab/>
      </w:r>
      <w:r>
        <w:t>1</w:t>
      </w:r>
    </w:p>
    <w:p>
      <w:pPr>
        <w:pStyle w:val="TOC2"/>
      </w:pPr>
      <w:r>
        <w:t xml:space="preserve">Table with template style</w:t>
      </w:r>
      <w:r>
        <w:tab/>
      </w:r>
      <w:r>
        <w:t>1</w:t>
      </w:r>
    </w:p>
    <w:p>
      <w:pPr>
        <w:pStyle w:val="TOC2"/>
      </w:pPr>
      <w:r>
        <w:t xml:space="preserve">Embedded DrawingML image</w:t>
      </w:r>
      <w:r>
        <w:tab/>
      </w:r>
      <w:r>
        <w:t>1</w:t>
      </w:r>
    </w:p>
    <w:p>
      <w:pPr>
        <w:pStyle w:val="TOC1"/>
      </w:pPr>
      <w:r>
        <w:t xml:space="preserve">Native equation</w:t>
      </w:r>
      <w:r>
        <w:tab/>
      </w:r>
      <w:r>
        <w:t>1</w:t>
      </w:r>
    </w:p>
    <w:p w14:paraId="72DFEEC7" w14:textId="77777777"/>
    <w:p w14:paraId="736CB7B9">
      <w:pPr>
        <w:pStyle w:val="Title"/>
      </w:pPr>
      <w:r>
        <w:t xml:space="preserve">WordToolkit OOXML showcase</w:t>
      </w:r>
    </w:p>
    <w:p w14:paraId="512326E9">
      <w:pPr>
        <w:pStyle w:val="Normal"/>
      </w:pPr>
      <w:r>
        <w:t xml:space="preserve">Styles, tables, sections, comments, notes, revisions, fields, media and OMML coexist in one package.</w:t>
      </w:r>
    </w:p>
    <w:p w14:paraId="7BDD938B">
      <w:pPr>
        <w:pStyle w:val="Heading1"/>
      </w:pPr>
      <w:r>
        <w:t xml:space="preserve">Structured content</w:t>
      </w:r>
    </w:p>
    <w:p w14:paraId="4125BB33">
      <w:pPr>
        <w:pStyle w:val="Normal"/>
      </w:pPr>
      <w:commentRangeStart w:id="0"/>
      <w:r>
        <w:t xml:space="preserve">This sentence has a native comment and a footnote.</w:t>
      </w:r>
      <w:commentRangeEnd w:id="0"/>
      <w:r>
        <w:rPr>
          <w:rStyle w:val="CommentReference"/>
        </w:rPr>
        <w:commentReference w:id="0"/>
      </w:r>
      <w:hyperlink w:anchor="_Fn1">
        <w:r>
          <w:rPr>
            <w:rStyle w:val="FootnoteReference"/>
          </w:rPr>
          <w:footnoteReference w:id="1"/>
        </w:r>
      </w:hyperlink>
    </w:p>
    <w:p w14:paraId="788CBEAB">
      <w:pPr>
        <w:pStyle w:val="Heading2"/>
      </w:pPr>
      <w:r>
        <w:t xml:space="preserve">Table with template style</w:t>
      </w:r>
    </w:p>
    <w:tbl>
      <w:tblPr>
        <w:tblStyle w:val="TableGrid"/>
        <w:tblW w:w="0" w:type="auto"/>
      </w:tblPr>
      <w:tblGrid>
        <w:gridCol/>
        <w:gridCol/>
        <w:gridCol/>
      </w:tblGrid>
      <w:tr w14:paraId="4672ED7B" w14:textId="77777777">
        <w:trPr>
          <w:ins w:id="3" w:author="WordToolkit" w:date="2026-07-18T23:05:25Z"/>
        </w:trPr>
        <w:tc>
          <w:p w14:paraId="39D511BC" w14:textId="77777777">
            <w:ins w:id="6" w:author="Claude" w:date="2026-07-18T23:05:25Z">
              <w:r>
                <w:t xml:space="preserve">Format</w:t>
              </w:r>
            </w:ins>
          </w:p>
        </w:tc>
        <w:tc>
          <w:p w14:paraId="505C0ABB" w14:textId="77777777">
            <w:ins w:id="7" w:author="Claude" w:date="2026-07-18T23:05:25Z">
              <w:r>
                <w:t xml:space="preserve">Part</w:t>
              </w:r>
            </w:ins>
          </w:p>
        </w:tc>
        <w:tc>
          <w:p w14:paraId="2B8C5C9B" w14:textId="77777777">
            <w:ins w:id="8" w:author="Claude" w:date="2026-07-18T23:05:25Z">
              <w:r>
                <w:t xml:space="preserve">Preserved</w:t>
              </w:r>
            </w:ins>
          </w:p>
        </w:tc>
      </w:tr>
      <w:tr w14:paraId="6716B16F" w14:textId="77777777">
        <w:trPr>
          <w:ins w:id="4" w:author="WordToolkit" w:date="2026-07-18T23:05:25Z"/>
        </w:trPr>
        <w:tc>
          <w:p w14:paraId="4BA17604" w14:textId="77777777">
            <w:ins w:id="9" w:author="Claude" w:date="2026-07-18T23:05:25Z">
              <w:r>
                <w:t xml:space="preserve">DOCX</w:t>
              </w:r>
            </w:ins>
          </w:p>
        </w:tc>
        <w:tc>
          <w:p w14:paraId="725C4F3F" w14:textId="77777777">
            <w:ins w:id="10" w:author="Claude" w:date="2026-07-18T23:05:25Z">
              <w:r>
                <w:t xml:space="preserve">document.xml</w:t>
              </w:r>
            </w:ins>
          </w:p>
        </w:tc>
        <w:tc>
          <w:p w14:paraId="2C1D7EC2" w14:textId="77777777">
            <w:ins w:id="11" w:author="Claude" w:date="2026-07-18T23:05:25Z">
              <w:r>
                <w:t xml:space="preserve">yes</w:t>
              </w:r>
            </w:ins>
          </w:p>
        </w:tc>
      </w:tr>
      <w:tr w14:paraId="23B4A0C6" w14:textId="77777777">
        <w:trPr>
          <w:ins w:id="5" w:author="WordToolkit" w:date="2026-07-18T23:05:25Z"/>
        </w:trPr>
        <w:tc>
          <w:p w14:paraId="4351575E" w14:textId="77777777">
            <w:ins w:id="12" w:author="Claude" w:date="2026-07-18T23:05:25Z">
              <w:r>
                <w:t xml:space="preserve">Math</w:t>
              </w:r>
            </w:ins>
          </w:p>
        </w:tc>
        <w:tc>
          <w:p w14:paraId="796A2DED" w14:textId="77777777">
            <w:ins w:id="13" w:author="Claude" w:date="2026-07-18T23:05:25Z">
              <w:r>
                <w:t xml:space="preserve">OMML</w:t>
              </w:r>
            </w:ins>
          </w:p>
        </w:tc>
        <w:tc>
          <w:p w14:paraId="2E80763E" w14:textId="77777777">
            <w:ins w:id="14" w:author="Claude" w:date="2026-07-18T23:05:25Z">
              <w:r>
                <w:t xml:space="preserve">native</w:t>
              </w:r>
            </w:ins>
          </w:p>
        </w:tc>
      </w:tr>
    </w:tbl>
    <w:p w14:paraId="37A01E9D">
      <w:pPr>
        <w:pStyle w:val="Heading2"/>
      </w:pPr>
      <w:r>
        <w:t xml:space="preserve">Embedded DrawingML image</w:t>
      </w:r>
    </w:p>
    <w:p w14:paraId="2310FE44" w14:textId="77777777">
      <w:r>
        <w:drawing>
          <ns2:inline xmlns:ns2="http://schemas.openxmlformats.org/drawingml/2006/wordprocessingDrawing">
            <ns2:extent cx="3600000" cy="1575000"/>
            <ns2:docPr id="1" name="Image 1" descr="Blue WordToolkit round-trip media diagram"/>
            <ns2:cNvGraphicFramePr>
              <ns3:graphicFrameLocks xmlns:ns3="http://schemas.openxmlformats.org/drawingml/2006/main" noChangeAspect="1"/>
            </ns2:cNvGraphicFramePr>
            <ns4:graphic xmlns:ns4="http://schemas.openxmlformats.org/drawingml/2006/main">
              <ns4:graphicData uri="http://schemas.openxmlformats.org/drawingml/2006/picture">
                <ns5:pic xmlns:ns5="http://schemas.openxmlformats.org/drawingml/2006/picture">
                  <ns5:nvPicPr>
                    <ns5:cNvPr id="1" name="Image 1"/>
                    <ns5:cNvPicPr/>
                  </ns5:nvPicPr>
                  <ns5:blipFill>
                    <ns4:blip r:embed="rId8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3600000" cy="15750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2:inline>
        </w:drawing>
      </w:r>
    </w:p>
    <w:p w14:paraId="4C4F074D">
      <w:pPr>
        <w:pStyle w:val="Normal"/>
      </w:pPr>
      <w:r>
        <w:t xml:space="preserve">Tracked revision sample: </w:t>
      </w:r>
      <w:del w:id="1" w:author="WordToolkit" w:date="2026-07-18T23:05:25Z">
        <w:r>
          <w:delText xml:space="preserve">original</w:delText>
        </w:r>
      </w:del>
      <w:ins w:id="2" w:author="WordToolkit" w:date="2026-07-18T23:05:25Z">
        <w:r>
          <w:t xml:space="preserve">reviewed</w:t>
        </w:r>
      </w:ins>
      <w:r>
        <w:t xml:space="preserve"> phrase.</w:t>
      </w:r>
    </w:p>
    <w:p w14:paraId="0DFDFC42">
      <w:pPr>
        <w:pStyle w:val="Heading1"/>
      </w:pPr>
      <w:r>
        <w:t xml:space="preserve">Native equation</w:t>
      </w:r>
    </w:p>
    <w:p w14:paraId="70C5AEEE" w14:textId="77777777">
      <m:oMathPara xmlns:m="http://schemas.openxmlformats.org/officeDocument/2006/math">
        <m:oMath>
          <m:f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1</m:t>
              </m:r>
            </m:num>
            <m:den>
              <m:r>
                <m:t>x</m:t>
              </m:r>
              <m:r>
                <m:t>+</m:t>
              </m:r>
              <m:r>
                <m:t>1</m:t>
              </m:r>
            </m:den>
          </m:f>
          <m:r>
            <m:t>=</m:t>
          </m:r>
          <m:r>
            <m:t>x</m:t>
          </m:r>
        </m:oMath>
      </m:oMathPara>
    </w:p>
    <w:p>
      <w:pPr>
        <w:jc w:val="right"/>
      </w:pPr>
      <w:r>
        <w:t>(</w:t>
      </w:r>
      <w:bookmarkStart w:id="15" w:name="Eq_1"/>
      <w:fldSimple w:instr=" SEQ Equation \* ARABIC ">
        <w:r>
          <w:t>1</w:t>
        </w:r>
      </w:fldSimple>
      <w:bookmarkEnd w:id="15"/>
      <w:r>
        <w:t>)</w:t>
      </w:r>
    </w:p>
    <w:p w14:paraId="4517983A">
      <w:pPr>
        <w:pStyle w:val="Normal"/>
      </w:pPr>
      <w:bookmarkStart w:id="16" w:name="ReferenceParagraph"/>
      <w:r>
        <w:t xml:space="preserve">See equation </w:t>
      </w:r>
      <w:fldSimple w:instr=" REF Eq_1 \h ">
        <w:r>
          <w:t>0</w:t>
        </w:r>
      </w:fldSimple>
      <w:bookmarkEnd w:id="16"/>
    </w:p>
    <w:p w14:paraId="2B67E416">
      <w:pPr>
        <w:pStyle w:val="Normal"/>
      </w:pPr>
      <w:r>
        <w:t xml:space="preserve">Current page: </w:t>
      </w:r>
      <w:r>
        <w:fldChar w:fldCharType="begin" w:dirty="true"/>
      </w:r>
      <w:r>
        <w:instrText xml:space="preserve">  PAGE  </w:instrText>
      </w:r>
      <w:r>
        <w:fldChar w:fldCharType="separate"/>
      </w:r>
      <w:r>
        <w:t xml:space="preserve">1</w:t>
      </w:r>
      <w:r>
        <w:fldChar w:fldCharType="end"/>
      </w:r>
    </w:p>
    <w:sectPr>
      <w:headerReference r:id="rId9" w:type="first"/>
      <w:headerReference w:type="default" r:id="rId2"/>
      <w:footerReference r:id="rId11" w:type="even"/>
      <w:footerReference r:id="rId10" w:type="default"/>
      <w:titlePg/>
    </w:sectPr>
  </w:body>
</w:document>
</file>

<file path=word/comments.xml><?xml version="1.0" encoding="utf-8"?>
<w:comments xmlns:w="http://schemas.openxmlformats.org/wordprocessingml/2006/main" xmlns:w14="http://schemas.microsoft.com/office/word/2010/wordml" xmlns:r="http://schemas.openxmlformats.org/officeDocument/2006/relationships">
  <w:comment w:id="0" w:author="WordToolkit" w:date="2026-07-18T23:05:25Z" w:initials="W">
    <w:p w14:paraId="34721CB5" w14:textId="77777777">
      <w:r>
        <w:rPr>
          <w:rStyle w:val="CommentReference"/>
        </w:rPr>
        <w:annotationRef/>
      </w:r>
      <w:r>
        <w:t xml:space="preserve">Native comment stored in comments.xml</w:t>
      </w:r>
    </w:p>
  </w:comment>
</w:comments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4DED652E" w14:textId="77777777">
      <w:r>
        <w:separator/>
      </w:r>
    </w:p>
  </w:endnote>
  <w:endnote w:type="continuationSeparator" w:id="0">
    <w:p w14:paraId="453D314E" w14:textId="77777777">
      <w:r>
        <w:continuationSeparator/>
      </w:r>
    </w:p>
  </w:endnote>
</w:endnotes>
</file>

<file path=word/footer1.xml><?xml version="1.0" encoding="utf-8"?>
<w:ftr xmlns:w="http://schemas.openxmlformats.org/wordprocessingml/2006/main">
  <w:p xmlns:ns0="http://schemas.microsoft.com/office/word/2010/wordml" ns0:paraId="07EA5BD7" ns0:textId="77777777"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footer2.xml><?xml version="1.0" encoding="utf-8"?>
<w:ftr xmlns:w="http://schemas.openxmlformats.org/wordprocessingml/2006/main">
  <w:p xmlns:ns0="http://schemas.microsoft.com/office/word/2010/wordml" ns0:paraId="099EE72E" ns0:textId="77777777">
    <w:r>
      <w:t xml:space="preserve">Even 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247A2D4B" w14:textId="77777777">
      <w:r>
        <w:separator/>
      </w:r>
    </w:p>
  </w:footnote>
  <w:footnote w:type="continuationSeparator" w:id="0">
    <w:p w14:paraId="39115E6C" w14:textId="77777777">
      <w:r>
        <w:continuationSeparator/>
      </w:r>
    </w:p>
  </w:footnote>
  <w:footnote w:id="1">
    <w:p w14:paraId="0ADD8569" w14:textId="77777777">
      <w:pPr>
        <w:pStyle w:val="FootnoteText"/>
      </w:pPr>
      <w:bookmarkStart w:id="1" w:name="_Fn1"/>
      <w:r>
        <w:rPr>
          <w:rStyle w:val="FootnoteReference"/>
        </w:rPr>
        <w:footnoteRef/>
      </w:r>
      <w:r>
        <w:t xml:space="preserve"> </w:t>
      </w:r>
      <w:r>
        <w:t xml:space="preserve">Native footnote definition with a linked reference.</w:t>
      </w:r>
      <w:bookmarkEnd w:id="1"/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1DFBA6CE" w14:textId="77777777"/>
</w:hdr>
</file>

<file path=word/header2.xml><?xml version="1.0" encoding="utf-8"?>
<w:hdr xmlns:w="http://schemas.openxmlformats.org/wordprocessingml/2006/main">
  <w:p xmlns:ns0="http://schemas.microsoft.com/office/word/2010/wordml" ns0:paraId="5AAE9619" ns0:textId="77777777">
    <w:r>
      <w:t>WordToolkit — first-page 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tabs>
          <w:tab w:val="num" w:pos="720"/>
        </w:tabs>
        <w:ind w:left="720" w:hanging="360"/>
      </w:pPr>
    </w:lvl>
    <w:lvl w:ilvl="1">
      <w:numFmt w:val="bullet"/>
      <w:lvlText w:val="◦"/>
      <w:pPr>
        <w:tabs>
          <w:tab w:val="num" w:pos="1440"/>
        </w:tabs>
        <w:ind w:left="1440" w:hanging="360"/>
      </w:pPr>
    </w:lvl>
    <w:lvl w:ilvl="2">
      <w:numFmt w:val="bullet"/>
      <w:lvlText w:val="▪"/>
      <w:pPr>
        <w:tabs>
          <w:tab w:val="num" w:pos="2160"/>
        </w:tabs>
        <w:ind w:left="2160" w:hanging="360"/>
      </w:pPr>
    </w:lvl>
    <w:lvl w:ilvl="3">
      <w:numFmt w:val="bullet"/>
      <w:lvlText w:val="•"/>
      <w:pPr>
        <w:tabs>
          <w:tab w:val="num" w:pos="2880"/>
        </w:tabs>
        <w:ind w:left="2880" w:hanging="360"/>
      </w:pPr>
    </w:lvl>
    <w:lvl w:ilvl="4">
      <w:numFmt w:val="bullet"/>
      <w:lvlText w:val="◦"/>
      <w:pPr>
        <w:tabs>
          <w:tab w:val="num" w:pos="3600"/>
        </w:tabs>
        <w:ind w:left="3600" w:hanging="360"/>
      </w:pPr>
    </w:lvl>
    <w:lvl w:ilvl="5">
      <w:numFmt w:val="bullet"/>
      <w:lvlText w:val="▪"/>
      <w:pPr>
        <w:tabs>
          <w:tab w:val="num" w:pos="4320"/>
        </w:tabs>
        <w:ind w:left="4320" w:hanging="360"/>
      </w:pPr>
    </w:lvl>
    <w:lvl w:ilvl="6">
      <w:numFmt w:val="bullet"/>
      <w:lvlText w:val="•"/>
      <w:pPr>
        <w:tabs>
          <w:tab w:val="num" w:pos="5040"/>
        </w:tabs>
        <w:ind w:left="5040" w:hanging="360"/>
      </w:pPr>
    </w:lvl>
    <w:lvl w:ilvl="7">
      <w:numFmt w:val="bullet"/>
      <w:lvlText w:val="◦"/>
      <w:pPr>
        <w:tabs>
          <w:tab w:val="num" w:pos="5760"/>
        </w:tabs>
        <w:ind w:left="5760" w:hanging="360"/>
      </w:pPr>
    </w:lvl>
    <w:lvl w:ilvl="8">
      <w:numFmt w:val="bullet"/>
      <w:lvlText w:val="▪"/>
      <w:pPr>
        <w:tabs>
          <w:tab w:val="num" w:pos="6480"/>
        </w:tabs>
        <w:ind w:left="6480" w:hanging="360"/>
      </w:pPr>
    </w:lvl>
  </w:abstractNum>
  <w:abstractNum w:abstractNumId="1">
    <w:lvl w:ilvl="0">
      <w:numFmt w:val="decimal"/>
      <w:lvlText w:val="%1."/>
      <w:pPr>
        <w:tabs>
          <w:tab w:val="num" w:pos="720"/>
        </w:tabs>
        <w:ind w:left="720" w:hanging="360"/>
      </w:pPr>
    </w:lvl>
    <w:lvl w:ilvl="1">
      <w:numFmt w:val="lowerLetter"/>
      <w:lvlText w:val="%2."/>
      <w:pPr>
        <w:tabs>
          <w:tab w:val="num" w:pos="1440"/>
        </w:tabs>
        <w:ind w:left="1440" w:hanging="360"/>
      </w:pPr>
    </w:lvl>
    <w:lvl w:ilvl="2">
      <w:numFmt w:val="lowerRoman"/>
      <w:lvlText w:val="%3."/>
      <w:pPr>
        <w:tabs>
          <w:tab w:val="num" w:pos="2160"/>
        </w:tabs>
        <w:ind w:left="2160" w:hanging="360"/>
      </w:pPr>
    </w:lvl>
    <w:lvl w:ilvl="3">
      <w:numFmt w:val="decimal"/>
      <w:lvlText w:val="%4."/>
      <w:pPr>
        <w:tabs>
          <w:tab w:val="num" w:pos="2880"/>
        </w:tabs>
        <w:ind w:left="2880" w:hanging="360"/>
      </w:pPr>
    </w:lvl>
    <w:lvl w:ilvl="4">
      <w:numFmt w:val="lowerLetter"/>
      <w:lvlText w:val="%5."/>
      <w:pPr>
        <w:tabs>
          <w:tab w:val="num" w:pos="3600"/>
        </w:tabs>
        <w:ind w:left="3600" w:hanging="360"/>
      </w:pPr>
    </w:lvl>
    <w:lvl w:ilvl="5">
      <w:numFmt w:val="lowerRoman"/>
      <w:lvlText w:val="%6."/>
      <w:pPr>
        <w:tabs>
          <w:tab w:val="num" w:pos="4320"/>
        </w:tabs>
        <w:ind w:left="4320" w:hanging="360"/>
      </w:pPr>
    </w:lvl>
    <w:lvl w:ilvl="6">
      <w:numFmt w:val="decimal"/>
      <w:lvlText w:val="%7."/>
      <w:pPr>
        <w:tabs>
          <w:tab w:val="num" w:pos="5040"/>
        </w:tabs>
        <w:ind w:left="5040" w:hanging="360"/>
      </w:pPr>
    </w:lvl>
    <w:lvl w:ilvl="7">
      <w:numFmt w:val="lowerLetter"/>
      <w:lvlText w:val="%8."/>
      <w:pPr>
        <w:tabs>
          <w:tab w:val="num" w:pos="5760"/>
        </w:tabs>
        <w:ind w:left="5760" w:hanging="360"/>
      </w:pPr>
    </w:lvl>
    <w:lvl w:ilvl="8">
      <w:numFmt w:val="lowerRoman"/>
      <w:lvlText w:val="%9.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trackRevisions/>
  <w:evenAndOddHeaders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2"/>
    </w:rPr>
  </w:style>
  <w:style w:type="paragraph" w:styleId="Heading5">
    <w:name w:val="heading 5"/>
    <w:basedOn w:val="Normal"/>
    <w:pPr>
      <w:outlineLvl w:val="4"/>
    </w:pPr>
    <w:rPr>
      <w:b/>
      <w:sz w:val="20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pBdr>
        <w:left w:val="single" w:sz="24" w:space="4" w:color="AAAAAA"/>
      </w:pBdr>
      <w:ind w:left="720"/>
    </w:pPr>
    <w:rPr>
      <w:i/>
      <w:color w:val="555555"/>
    </w:rPr>
  </w:style>
  <w:style w:type="table" w:styleId="TableGrid">
    <w:name w:val="Table Grid"/>
  </w:style>
</w:styles>
</file>

<file path=word/_rels/document.xml.rels><?xml version='1.0' encoding='UTF-8' standalone='yes'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header" Target="header1.xml"/>
  <Relationship Id="rId3" Type="http://schemas.openxmlformats.org/officeDocument/2006/relationships/endnotes" Target="endnotes.xml"/>
  <Relationship Id="rId4" Type="http://schemas.openxmlformats.org/officeDocument/2006/relationships/styles" Target="styles.xml"/>
  <Relationship Id="rId5" Type="http://schemas.openxmlformats.org/officeDocument/2006/relationships/settings" Target="settings.xml"/>
  <Relationship Id="rId6" Type="http://schemas.openxmlformats.org/officeDocument/2006/relationships/numbering" Target="numbering.xml"/>
<Relationship Id="rId7" Type="http://schemas.openxmlformats.org/officeDocument/2006/relationships/comments" Target="comments.xml"/><Relationship Id="rId8" Type="http://schemas.openxmlformats.org/officeDocument/2006/relationships/image" Target="media/image1.png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docx-mcp</dc:creator>
  <dcterms:created xsi:type="dcterms:W3CDTF">2026-07-18T23:05:25Z</dcterms:created>
  <dcterms:modified xsi:type="dcterms:W3CDTF">2026-07-18T23:05:25Z</dcterms:modified>
</cp:coreProperties>
</file>