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  <Default Extension="bin" ContentType="application/octet-stream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png" ContentType="image/pn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</Types>
</file>

<file path=_rels/.rels><?xml version='1.0' encoding='UTF-8' standalone='yes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Relationship Id="rIdOpaque" Type="urn:wordtoolkit:test:opaque-preservation" Target="word/embeddings/opaque-preservation.bin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1C714296" w14:textId="77777777">
      <w:pPr>
        <w:pStyle w:val="Title"/>
        <w:keepLines/>
        <w:spacing w:after="360"/>
      </w:pPr>
      <w:r>
        <w:t xml:space="preserve">WordToolkit — zaawansowany test DOCX</w:t>
      </w:r>
    </w:p>
    <w:p w14:paraId="7AD09029" w14:textId="77777777">
      <w:pPr>
        <w:pStyle w:val="ToolkitSubtitle"/>
      </w:pPr>
      <w:r>
        <w:t>Test produkcyjnego round-trip OPC/WordprocessingML/Office Math</w:t>
      </w:r>
    </w:p>
    <w:p w14:paraId="4C17B5CB" w14:textId="77777777">
      <w:pPr>
        <w:pStyle w:val="ToolkitCallout"/>
      </w:pPr>
      <w:r>
        <w:t>Wersja testowa • natywne OMML • brak makr • zachowanie nieznanych części</w:t>
      </w:r>
    </w:p>
    <w:p w14:paraId="038F4D38" w14:textId="77777777">
      <w:pPr>
        <w:pStyle w:val="ToolkitBody"/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p w14:paraId="1A1A96B1" w14:textId="77777777">
      <w:pPr>
        <w:pStyle w:val="ToolkitBody"/>
      </w:pPr>
      <w:r>
        <w:t xml:space="preserve">Dokument testowy wygenerowany automatycznie. </w:t>
      </w:r>
      <w:r>
        <w:fldChar w:fldCharType="begin" w:dirty="true"/>
      </w:r>
      <w:r>
        <w:instrText xml:space="preserve">  DATE \@ "yyyy-MM-dd"  </w:instrText>
      </w:r>
      <w:r>
        <w:fldChar w:fldCharType="separate"/>
      </w:r>
      <w:r>
        <w:t xml:space="preserve">2026-07-18</w:t>
      </w:r>
      <w:r>
        <w:fldChar w:fldCharType="end"/>
      </w:r>
    </w:p>
    <w:p w14:paraId="419E6827" w14:textId="77777777">
      <w:r>
        <w:br w:type="page"/>
      </w:r>
    </w:p>
    <w:p w14:paraId="58128CE1" w14:textId="77777777">
      <w:pPr>
        <w:pStyle w:val="Heading1"/>
        <w:keepNext/>
        <w:keepLines/>
        <w:widowControl/>
      </w:pPr>
      <w:r>
        <w:t>1. Nawigacja, pola i współpraca</w:t>
      </w:r>
    </w:p>
    <w:p w14:paraId="57FBA520" w14:textId="77777777">
      <w:pPr>
        <w:pStyle w:val="ToolkitBody"/>
      </w:pPr>
      <w:r>
        <w:t xml:space="preserve">Spis treści (pole natywne): </w:t>
      </w:r>
      <w:r>
        <w:fldChar w:fldCharType="begin" w:dirty="true"/>
      </w:r>
      <w:r>
        <w:instrText xml:space="preserve">  TOC \o "1-3" \h \z \u  </w:instrText>
      </w:r>
      <w:r>
        <w:fldChar w:fldCharType="separate"/>
      </w:r>
      <w:r>
        <w:t xml:space="preserve">Spis treści — zaktualizuj pole w programie Word</w:t>
      </w:r>
      <w:r>
        <w:fldChar w:fldCharType="end"/>
      </w:r>
    </w:p>
    <w:p w14:paraId="6FC2F22C" w14:textId="77777777">
      <w:pPr>
        <w:pStyle w:val="Heading2"/>
        <w:keepNext/>
        <w:keepLines/>
        <w:widowControl/>
      </w:pPr>
      <w:r>
        <w:t>1.1 Komentarze, przypisy i rewizje</w:t>
      </w:r>
    </w:p>
    <w:p w14:paraId="3F0A47A1" w14:textId="77777777">
      <w:pPr>
        <w:pStyle w:val="ToolkitBody"/>
      </w:pPr>
      <w:commentRangeStart w:id="0"/>
      <w:r>
        <w:t>To zdanie zawiera komentarz, odpowiedź, przypis dolny oraz przypis końcowy.</w:t>
      </w:r>
      <w:commentRangeEnd w:id="0"/>
      <w:r>
        <w:rPr>
          <w:rStyle w:val="CommentReference"/>
        </w:rPr>
        <w:commentReference w:id="0"/>
      </w:r>
      <w:hyperlink w:anchor="_Fn1">
        <w:r>
          <w:rPr>
            <w:rStyle w:val="FootnoteReference"/>
          </w:rPr>
          <w:footnoteReference w:id="1"/>
        </w:r>
      </w:hyperlink>
      <w:r>
        <w:rPr>
          <w:rStyle w:val="EndnoteReference"/>
        </w:rPr>
        <w:endnoteReference w:id="1"/>
      </w:r>
    </w:p>
    <w:p w14:paraId="70F744C7" w14:textId="77777777">
      <w:pPr>
        <w:pStyle w:val="ToolkitBody"/>
      </w:pPr>
      <w:r>
        <w:t xml:space="preserve">Rewizja testowa zmienia frazę wersja </w:t>
      </w:r>
      <w:del w:id="1" w:author="WordToolkit QA" w:date="2026-07-25T22:47:45Z">
        <w:r>
          <w:delText xml:space="preserve">robocza</w:delText>
        </w:r>
      </w:del>
      <w:ins w:id="2" w:author="WordToolkit QA" w:date="2026-07-25T22:47:45Z">
        <w:r>
          <w:t xml:space="preserve">zatwierdzona</w:t>
        </w:r>
      </w:ins>
      <w:r>
        <w:t xml:space="preserve"> na wersja zatwierdzona i usuwa token </w:t>
      </w:r>
      <w:del w:id="3" w:author="WordToolkit QA" w:date="2026-07-25T22:47:45Z">
        <w:r>
          <w:delText xml:space="preserve">LEGACY</w:delText>
        </w:r>
      </w:del>
      <w:r>
        <w:t xml:space="preserve">.</w:t>
      </w:r>
    </w:p>
    <w:p w14:paraId="31D3B0CD" w14:textId="77777777">
      <w:pPr>
        <w:pStyle w:val="ToolkitBody"/>
      </w:pPr>
      <w:bookmarkStart w:id="0" w:name="NavigationTarget"/>
      <w:r>
        <w:t xml:space="preserve">Dokumentacja źródłowa Microsoft Open XML: </w:t>
      </w:r>
      <w:hyperlink r:id="rId94">
        <w:r>
          <w:rPr>
            <w:rStyle w:val="Hyperlink"/>
          </w:rPr>
          <w:t>Learn Microsoft Open XML</w:t>
        </w:r>
      </w:hyperlink>
      <w:bookmarkEnd w:id="0"/>
    </w:p>
    <w:p w14:paraId="5D38E39E" w14:textId="77777777">
      <w:pPr>
        <w:pStyle w:val="ToolkitBody"/>
      </w:pPr>
      <w:r>
        <w:t xml:space="preserve">Odesłanie do zakładki: </w:t>
      </w:r>
      <w:r>
        <w:fldChar w:fldCharType="begin" w:dirty="true"/>
      </w:r>
      <w:r>
        <w:instrText xml:space="preserve">  REF NavigationTarget \h  </w:instrText>
      </w:r>
      <w:r>
        <w:fldChar w:fldCharType="separate"/>
      </w:r>
      <w:r>
        <w:t xml:space="preserve">sekcja 1</w:t>
      </w:r>
      <w:r>
        <w:fldChar w:fldCharType="end"/>
      </w:r>
    </w:p>
    <w:sdt>
      <w:sdtPr>
        <w:tag w:val="CustomerName"/>
        <w:alias w:val="Customer name bound to custom XML"/>
        <w:text/>
        <w:dataBinding w:storeItemID="{A6C895A1-6B29-470C-84D7-6D14B798EAE7}" w:xpath="/wt:profile[1]/wt:name[1]" w:prefixMappings="xmlns:wt='urn:wordtoolkit:test'"/>
      </w:sdtPr>
      <w:sdtContent>
        <w:p w14:paraId="23A20B55" w14:textId="77777777">
          <w:pPr>
            <w:pStyle w:val="ToolkitCallout"/>
          </w:pPr>
          <w:r>
            <w:t xml:space="preserve">Ada Lovelace</w:t>
          </w:r>
        </w:p>
      </w:sdtContent>
    </w:sdt>
    <w:p w14:paraId="6A3BDA4F" w14:textId="77777777">
      <w:pPr>
        <w:pStyle w:val="ToolkitBody"/>
        <w:sectPr>
          <w:headerReference r:id="rId101" w:type="even"/>
          <w:headerReference r:id="rId99" w:type="first"/>
          <w:headerReference r:id="rId97" w:type="default"/>
          <w:footerReference r:id="rId102" w:type="even"/>
          <w:footerReference r:id="rId100" w:type="first"/>
          <w:footerReference r:id="rId98" w:type="default"/>
          <w:type w:val="nextPage"/>
          <w:pgSz w:w="12240" w:h="15840" w:orient="portrait"/>
          <w:pgMar w:top="1080" w:bottom="1080" w:left="1080" w:right="1080"/>
          <w:titlePg/>
        </w:sectPr>
      </w:pPr>
      <w:r>
        <w:t>Koniec pierwszej sekcji.</w:t>
      </w:r>
    </w:p>
    <w:p w14:paraId="34A36146" w14:textId="77777777">
      <w:pPr>
        <w:pStyle w:val="Heading1"/>
        <w:keepNext/>
        <w:keepLines/>
        <w:widowControl/>
      </w:pPr>
      <w:r>
        <w:t>2. Tabela krajobrazowa i geometria</w:t>
      </w:r>
    </w:p>
    <w:p w14:paraId="6C351771" w14:textId="77777777">
      <w:pPr>
        <w:pStyle w:val="ToolkitBody"/>
      </w:pPr>
      <w:r>
        <w:t>Tabela ma stały layout, powtarzalny wiersz nagłówka, jawne szerokości i komórki scalone.</w:t>
      </w:r>
    </w:p>
    <w:tbl>
      <w:tblPr>
        <w:tblStyle w:val="TableGrid"/>
        <w:tblW w:w="12470" w:type="dxa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0"/>
        <w:gridCol w:w="1530"/>
        <w:gridCol w:w="1587"/>
        <w:gridCol w:w="1417"/>
        <w:gridCol w:w="1304"/>
        <w:gridCol w:w="1587"/>
        <w:gridCol w:w="1190"/>
        <w:gridCol w:w="2835"/>
      </w:tblGrid>
      <w:tr w14:paraId="5722CBB3" w14:textId="77777777">
        <w:trPr>
          <w:tblHeader/>
          <w:ins w:id="4" w:author="WordToolkit QA" w:date="2026-07-25T22:47:45Z"/>
        </w:trPr>
        <w:tc>
          <w:tcPr>
            <w:tcW w:type="dxa" w:w="1020"/>
            <w:shd w:val="clear" w:color="auto" w:fill="D9EAF7"/>
          </w:tcPr>
          <w:p w14:paraId="31771CC6" w14:textId="77777777">
            <w:pPr>
              <w:pStyle w:val="ToolkitTable"/>
            </w:pPr>
            <w:r>
              <w:rPr>
                <w:b/>
              </w:rPr>
              <w:t xml:space="preserve">ID</w:t>
            </w:r>
          </w:p>
        </w:tc>
        <w:tc>
          <w:tcPr>
            <w:tcW w:type="dxa" w:w="1530"/>
            <w:shd w:val="clear" w:color="auto" w:fill="D9EAF7"/>
          </w:tcPr>
          <w:p w14:paraId="53CE8F6B" w14:textId="77777777">
            <w:pPr>
              <w:pStyle w:val="ToolkitTable"/>
            </w:pPr>
            <w:r>
              <w:rPr>
                <w:b/>
              </w:rPr>
              <w:t xml:space="preserve">Sekcja</w:t>
            </w:r>
          </w:p>
        </w:tc>
        <w:tc>
          <w:tcPr>
            <w:tcW w:type="dxa" w:w="1587"/>
            <w:shd w:val="clear" w:color="auto" w:fill="D9EAF7"/>
          </w:tcPr>
          <w:p w14:paraId="75145432" w14:textId="77777777">
            <w:pPr>
              <w:pStyle w:val="ToolkitTable"/>
            </w:pPr>
            <w:r>
              <w:rPr>
                <w:b/>
              </w:rPr>
              <w:t xml:space="preserve">Właściciel</w:t>
            </w:r>
          </w:p>
        </w:tc>
        <w:tc>
          <w:tcPr>
            <w:tcW w:type="dxa" w:w="1417"/>
            <w:shd w:val="clear" w:color="auto" w:fill="D9EAF7"/>
          </w:tcPr>
          <w:p w14:paraId="4BFE43AE" w14:textId="77777777">
            <w:pPr>
              <w:pStyle w:val="ToolkitTable"/>
            </w:pPr>
            <w:r>
              <w:rPr>
                <w:b/>
              </w:rPr>
              <w:t xml:space="preserve">Status</w:t>
            </w:r>
          </w:p>
        </w:tc>
        <w:tc>
          <w:tcPr>
            <w:tcW w:type="dxa" w:w="1304"/>
            <w:shd w:val="clear" w:color="auto" w:fill="D9EAF7"/>
          </w:tcPr>
          <w:p w14:paraId="2955E8DA" w14:textId="77777777">
            <w:pPr>
              <w:pStyle w:val="ToolkitTable"/>
            </w:pPr>
            <w:r>
              <w:rPr>
                <w:b/>
              </w:rPr>
              <w:t xml:space="preserve">Ryzyko</w:t>
            </w:r>
          </w:p>
        </w:tc>
        <w:tc>
          <w:tcPr>
            <w:tcW w:type="dxa" w:w="1587"/>
            <w:shd w:val="clear" w:color="auto" w:fill="D9EAF7"/>
          </w:tcPr>
          <w:p w14:paraId="0B99B4BC" w14:textId="77777777">
            <w:pPr>
              <w:pStyle w:val="ToolkitTable"/>
            </w:pPr>
            <w:r>
              <w:rPr>
                <w:b/>
              </w:rPr>
              <w:t xml:space="preserve">Termin</w:t>
            </w:r>
          </w:p>
        </w:tc>
        <w:tc>
          <w:tcPr>
            <w:tcW w:type="dxa" w:w="1190"/>
            <w:shd w:val="clear" w:color="auto" w:fill="D9EAF7"/>
          </w:tcPr>
          <w:p w14:paraId="3F5B264C" w14:textId="77777777">
            <w:pPr>
              <w:pStyle w:val="ToolkitTable"/>
            </w:pPr>
            <w:r>
              <w:rPr>
                <w:b/>
              </w:rPr>
              <w:t xml:space="preserve">Wynik</w:t>
            </w:r>
          </w:p>
        </w:tc>
        <w:tc>
          <w:tcPr>
            <w:tcW w:type="dxa" w:w="2835"/>
            <w:shd w:val="clear" w:color="auto" w:fill="D9EAF7"/>
          </w:tcPr>
          <w:p w14:paraId="64CEEC87" w14:textId="77777777">
            <w:pPr>
              <w:pStyle w:val="ToolkitTable"/>
            </w:pPr>
            <w:r>
              <w:rPr>
                <w:b/>
              </w:rPr>
              <w:t xml:space="preserve">Uwagi</w:t>
            </w:r>
          </w:p>
        </w:tc>
      </w:tr>
      <w:tr w14:paraId="5FCB067D" w14:textId="77777777">
        <w:trPr>
          <w:ins w:id="5" w:author="WordToolkit QA" w:date="2026-07-25T22:47:45Z"/>
        </w:trPr>
        <w:tc>
          <w:tcPr>
            <w:tcW w:type="dxa" w:w="1020"/>
          </w:tcPr>
          <w:p w14:paraId="115B83FC" w14:textId="77777777">
            <w:pPr>
              <w:pStyle w:val="ToolkitTable"/>
            </w:pPr>
            <w:r>
              <w:t xml:space="preserve">WT-001</w:t>
            </w:r>
          </w:p>
        </w:tc>
        <w:tc>
          <w:tcPr>
            <w:tcW w:type="dxa" w:w="1530"/>
          </w:tcPr>
          <w:p w14:paraId="75832869" w14:textId="77777777">
            <w:pPr>
              <w:pStyle w:val="ToolkitTable"/>
            </w:pPr>
            <w:r>
              <w:t xml:space="preserve">Pakiet 2</w:t>
            </w:r>
          </w:p>
        </w:tc>
        <w:tc>
          <w:tcPr>
            <w:tcW w:type="dxa" w:w="1587"/>
          </w:tcPr>
          <w:p w14:paraId="0347582D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03CBB942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3274ACAA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3E781629" w14:textId="77777777">
            <w:pPr>
              <w:pStyle w:val="ToolkitTable"/>
            </w:pPr>
            <w:r>
              <w:t xml:space="preserve">2026-08-02</w:t>
            </w:r>
          </w:p>
        </w:tc>
        <w:tc>
          <w:tcPr>
            <w:tcW w:type="dxa" w:w="1190"/>
          </w:tcPr>
          <w:p w14:paraId="617081A2" w14:textId="77777777">
            <w:pPr>
              <w:pStyle w:val="ToolkitTable"/>
            </w:pPr>
            <w:r>
              <w:t xml:space="preserve">92%</w:t>
            </w:r>
          </w:p>
        </w:tc>
        <w:tc>
          <w:tcPr>
            <w:tcW w:type="dxa" w:w="2835"/>
          </w:tcPr>
          <w:p w14:paraId="34200677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44DEA4D" w14:textId="77777777">
        <w:trPr>
          <w:ins w:id="6" w:author="WordToolkit QA" w:date="2026-07-25T22:47:45Z"/>
        </w:trPr>
        <w:tc>
          <w:tcPr>
            <w:tcW w:type="dxa" w:w="1020"/>
          </w:tcPr>
          <w:p w14:paraId="00DA442F" w14:textId="77777777">
            <w:pPr>
              <w:pStyle w:val="ToolkitTable"/>
            </w:pPr>
            <w:r>
              <w:t xml:space="preserve">WT-002</w:t>
            </w:r>
          </w:p>
        </w:tc>
        <w:tc>
          <w:tcPr>
            <w:tcW w:type="dxa" w:w="1530"/>
          </w:tcPr>
          <w:p w14:paraId="0902868E" w14:textId="77777777">
            <w:pPr>
              <w:pStyle w:val="ToolkitTable"/>
            </w:pPr>
            <w:r>
              <w:t xml:space="preserve">Pakiet 3</w:t>
            </w:r>
          </w:p>
        </w:tc>
        <w:tc>
          <w:tcPr>
            <w:tcW w:type="dxa" w:w="1587"/>
          </w:tcPr>
          <w:p w14:paraId="3DDA821F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252D2D9E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2AF82A2B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7B10AA3D" w14:textId="77777777">
            <w:pPr>
              <w:pStyle w:val="ToolkitTable"/>
            </w:pPr>
            <w:r>
              <w:t xml:space="preserve">2026-08-03</w:t>
            </w:r>
          </w:p>
        </w:tc>
        <w:tc>
          <w:tcPr>
            <w:tcW w:type="dxa" w:w="1190"/>
          </w:tcPr>
          <w:p w14:paraId="39A4EDB0" w14:textId="77777777">
            <w:pPr>
              <w:pStyle w:val="ToolkitTable"/>
            </w:pPr>
            <w:r>
              <w:t xml:space="preserve">93%</w:t>
            </w:r>
          </w:p>
        </w:tc>
        <w:tc>
          <w:tcPr>
            <w:tcW w:type="dxa" w:w="2835"/>
          </w:tcPr>
          <w:p w14:paraId="7799EB45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274D1064" w14:textId="77777777">
        <w:trPr>
          <w:ins w:id="7" w:author="WordToolkit QA" w:date="2026-07-25T22:47:45Z"/>
        </w:trPr>
        <w:tc>
          <w:tcPr>
            <w:tcW w:type="dxa" w:w="1020"/>
          </w:tcPr>
          <w:p w14:paraId="17C2A259" w14:textId="77777777">
            <w:pPr>
              <w:pStyle w:val="ToolkitTable"/>
            </w:pPr>
            <w:r>
              <w:t xml:space="preserve">WT-003</w:t>
            </w:r>
          </w:p>
        </w:tc>
        <w:tc>
          <w:tcPr>
            <w:tcW w:type="dxa" w:w="1530"/>
          </w:tcPr>
          <w:p w14:paraId="502CBD05" w14:textId="77777777">
            <w:pPr>
              <w:pStyle w:val="ToolkitTable"/>
            </w:pPr>
            <w:r>
              <w:t xml:space="preserve">Pakiet 4</w:t>
            </w:r>
          </w:p>
        </w:tc>
        <w:tc>
          <w:tcPr>
            <w:tcW w:type="dxa" w:w="1587"/>
          </w:tcPr>
          <w:p w14:paraId="45071D48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771AF3CE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2D38716D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02287BF2" w14:textId="77777777">
            <w:pPr>
              <w:pStyle w:val="ToolkitTable"/>
            </w:pPr>
            <w:r>
              <w:t xml:space="preserve">2026-08-04</w:t>
            </w:r>
          </w:p>
        </w:tc>
        <w:tc>
          <w:tcPr>
            <w:tcW w:type="dxa" w:w="1190"/>
          </w:tcPr>
          <w:p w14:paraId="04D5D274" w14:textId="77777777">
            <w:pPr>
              <w:pStyle w:val="ToolkitTable"/>
            </w:pPr>
            <w:r>
              <w:t xml:space="preserve">94%</w:t>
            </w:r>
          </w:p>
        </w:tc>
        <w:tc>
          <w:tcPr>
            <w:tcW w:type="dxa" w:w="2835"/>
          </w:tcPr>
          <w:p w14:paraId="689289DA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3A47CADC" w14:textId="77777777">
        <w:trPr>
          <w:ins w:id="8" w:author="WordToolkit QA" w:date="2026-07-25T22:47:45Z"/>
        </w:trPr>
        <w:tc>
          <w:tcPr>
            <w:tcW w:type="dxa" w:w="1020"/>
          </w:tcPr>
          <w:p w14:paraId="13F9F52B" w14:textId="77777777">
            <w:pPr>
              <w:pStyle w:val="ToolkitTable"/>
            </w:pPr>
            <w:r>
              <w:t xml:space="preserve">WT-004</w:t>
            </w:r>
          </w:p>
        </w:tc>
        <w:tc>
          <w:tcPr>
            <w:tcW w:type="dxa" w:w="1530"/>
          </w:tcPr>
          <w:p w14:paraId="680A1B90" w14:textId="77777777">
            <w:pPr>
              <w:pStyle w:val="ToolkitTable"/>
            </w:pPr>
            <w:r>
              <w:t xml:space="preserve">Pakiet 1</w:t>
            </w:r>
          </w:p>
        </w:tc>
        <w:tc>
          <w:tcPr>
            <w:tcW w:type="dxa" w:w="1587"/>
          </w:tcPr>
          <w:p w14:paraId="29894B8C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7D520112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341BF3E9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308B7ED5" w14:textId="77777777">
            <w:pPr>
              <w:pStyle w:val="ToolkitTable"/>
            </w:pPr>
            <w:r>
              <w:t xml:space="preserve">2026-08-05</w:t>
            </w:r>
          </w:p>
        </w:tc>
        <w:tc>
          <w:tcPr>
            <w:tcW w:type="dxa" w:w="1190"/>
          </w:tcPr>
          <w:p w14:paraId="42C0AC4A" w14:textId="77777777">
            <w:pPr>
              <w:pStyle w:val="ToolkitTable"/>
            </w:pPr>
            <w:r>
              <w:t xml:space="preserve">95%</w:t>
            </w:r>
          </w:p>
        </w:tc>
        <w:tc>
          <w:tcPr>
            <w:tcW w:type="dxa" w:w="2835"/>
          </w:tcPr>
          <w:p w14:paraId="4C252F65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47BF4E45" w14:textId="77777777">
        <w:trPr>
          <w:ins w:id="9" w:author="WordToolkit QA" w:date="2026-07-25T22:47:45Z"/>
        </w:trPr>
        <w:tc>
          <w:tcPr>
            <w:tcW w:type="dxa" w:w="1020"/>
          </w:tcPr>
          <w:p w14:paraId="040C532F" w14:textId="77777777">
            <w:pPr>
              <w:pStyle w:val="ToolkitTable"/>
            </w:pPr>
            <w:r>
              <w:t xml:space="preserve">WT-005</w:t>
            </w:r>
          </w:p>
        </w:tc>
        <w:tc>
          <w:tcPr>
            <w:tcW w:type="dxa" w:w="1530"/>
          </w:tcPr>
          <w:p w14:paraId="5D01D6D0" w14:textId="77777777">
            <w:pPr>
              <w:pStyle w:val="ToolkitTable"/>
            </w:pPr>
            <w:r>
              <w:t xml:space="preserve">Pakiet 2</w:t>
            </w:r>
          </w:p>
        </w:tc>
        <w:tc>
          <w:tcPr>
            <w:tcW w:type="dxa" w:w="1587"/>
          </w:tcPr>
          <w:p w14:paraId="112DC7B3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32993540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774D2688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4FEB6538" w14:textId="77777777">
            <w:pPr>
              <w:pStyle w:val="ToolkitTable"/>
            </w:pPr>
            <w:r>
              <w:t xml:space="preserve">2026-08-06</w:t>
            </w:r>
          </w:p>
        </w:tc>
        <w:tc>
          <w:tcPr>
            <w:tcW w:type="dxa" w:w="1190"/>
          </w:tcPr>
          <w:p w14:paraId="14B28D61" w14:textId="77777777">
            <w:pPr>
              <w:pStyle w:val="ToolkitTable"/>
            </w:pPr>
            <w:r>
              <w:t xml:space="preserve">96%</w:t>
            </w:r>
          </w:p>
        </w:tc>
        <w:tc>
          <w:tcPr>
            <w:tcW w:type="dxa" w:w="2835"/>
          </w:tcPr>
          <w:p w14:paraId="3AFC104F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071DE362" w14:textId="77777777">
        <w:trPr>
          <w:ins w:id="10" w:author="WordToolkit QA" w:date="2026-07-25T22:47:45Z"/>
        </w:trPr>
        <w:tc>
          <w:tcPr>
            <w:tcW w:type="dxa" w:w="1020"/>
          </w:tcPr>
          <w:p w14:paraId="0B5445F3" w14:textId="77777777">
            <w:pPr>
              <w:pStyle w:val="ToolkitTable"/>
            </w:pPr>
            <w:r>
              <w:t xml:space="preserve">WT-006</w:t>
            </w:r>
          </w:p>
        </w:tc>
        <w:tc>
          <w:tcPr>
            <w:tcW w:type="dxa" w:w="1530"/>
          </w:tcPr>
          <w:p w14:paraId="5A5AE852" w14:textId="77777777">
            <w:pPr>
              <w:pStyle w:val="ToolkitTable"/>
            </w:pPr>
            <w:r>
              <w:t xml:space="preserve">Pakiet 3</w:t>
            </w:r>
          </w:p>
        </w:tc>
        <w:tc>
          <w:tcPr>
            <w:tcW w:type="dxa" w:w="1587"/>
          </w:tcPr>
          <w:p w14:paraId="297D1787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6FFFB687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7A166E01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41788791" w14:textId="77777777">
            <w:pPr>
              <w:pStyle w:val="ToolkitTable"/>
            </w:pPr>
            <w:r>
              <w:t xml:space="preserve">2026-08-07</w:t>
            </w:r>
          </w:p>
        </w:tc>
        <w:tc>
          <w:tcPr>
            <w:tcW w:type="dxa" w:w="1190"/>
          </w:tcPr>
          <w:p w14:paraId="1EDAE73D" w14:textId="77777777">
            <w:pPr>
              <w:pStyle w:val="ToolkitTable"/>
            </w:pPr>
            <w:r>
              <w:t xml:space="preserve">97%</w:t>
            </w:r>
          </w:p>
        </w:tc>
        <w:tc>
          <w:tcPr>
            <w:tcW w:type="dxa" w:w="2835"/>
          </w:tcPr>
          <w:p w14:paraId="66D2E528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4C4E359B" w14:textId="77777777">
        <w:trPr>
          <w:ins w:id="11" w:author="WordToolkit QA" w:date="2026-07-25T22:47:45Z"/>
        </w:trPr>
        <w:tc>
          <w:tcPr>
            <w:tcW w:type="dxa" w:w="1020"/>
          </w:tcPr>
          <w:p w14:paraId="20AA994D" w14:textId="77777777">
            <w:pPr>
              <w:pStyle w:val="ToolkitTable"/>
            </w:pPr>
            <w:r>
              <w:t xml:space="preserve">WT-007</w:t>
            </w:r>
          </w:p>
        </w:tc>
        <w:tc>
          <w:tcPr>
            <w:tcW w:type="dxa" w:w="1530"/>
          </w:tcPr>
          <w:p w14:paraId="070D402A" w14:textId="77777777">
            <w:pPr>
              <w:pStyle w:val="ToolkitTable"/>
            </w:pPr>
            <w:r>
              <w:t xml:space="preserve">Pakiet 4</w:t>
            </w:r>
          </w:p>
        </w:tc>
        <w:tc>
          <w:tcPr>
            <w:tcW w:type="dxa" w:w="1587"/>
          </w:tcPr>
          <w:p w14:paraId="1E099A3B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64EC6D0A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53307BBB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47E43B56" w14:textId="77777777">
            <w:pPr>
              <w:pStyle w:val="ToolkitTable"/>
            </w:pPr>
            <w:r>
              <w:t xml:space="preserve">2026-08-08</w:t>
            </w:r>
          </w:p>
        </w:tc>
        <w:tc>
          <w:tcPr>
            <w:tcW w:type="dxa" w:w="1190"/>
          </w:tcPr>
          <w:p w14:paraId="7E90EB4A" w14:textId="77777777">
            <w:pPr>
              <w:pStyle w:val="ToolkitTable"/>
            </w:pPr>
            <w:r>
              <w:t xml:space="preserve">98%</w:t>
            </w:r>
          </w:p>
        </w:tc>
        <w:tc>
          <w:tcPr>
            <w:tcW w:type="dxa" w:w="2835"/>
          </w:tcPr>
          <w:p w14:paraId="1880CF20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C059985" w14:textId="77777777">
        <w:trPr>
          <w:ins w:id="12" w:author="WordToolkit QA" w:date="2026-07-25T22:47:45Z"/>
        </w:trPr>
        <w:tc>
          <w:tcPr>
            <w:tcW w:type="dxa" w:w="1020"/>
          </w:tcPr>
          <w:p w14:paraId="76A82ECD" w14:textId="77777777">
            <w:pPr>
              <w:pStyle w:val="ToolkitTable"/>
            </w:pPr>
            <w:r>
              <w:t xml:space="preserve">WT-008</w:t>
            </w:r>
          </w:p>
        </w:tc>
        <w:tc>
          <w:tcPr>
            <w:tcW w:type="dxa" w:w="1530"/>
          </w:tcPr>
          <w:p w14:paraId="26D6CE59" w14:textId="77777777">
            <w:pPr>
              <w:pStyle w:val="ToolkitTable"/>
            </w:pPr>
            <w:r>
              <w:t xml:space="preserve">Pakiet 1</w:t>
            </w:r>
          </w:p>
        </w:tc>
        <w:tc>
          <w:tcPr>
            <w:tcW w:type="dxa" w:w="1587"/>
          </w:tcPr>
          <w:p w14:paraId="5108E477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5BA24D8D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486D788A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03E59377" w14:textId="77777777">
            <w:pPr>
              <w:pStyle w:val="ToolkitTable"/>
            </w:pPr>
            <w:r>
              <w:t xml:space="preserve">2026-08-09</w:t>
            </w:r>
          </w:p>
        </w:tc>
        <w:tc>
          <w:tcPr>
            <w:tcW w:type="dxa" w:w="1190"/>
          </w:tcPr>
          <w:p w14:paraId="6FD5BBEB" w14:textId="77777777">
            <w:pPr>
              <w:pStyle w:val="ToolkitTable"/>
            </w:pPr>
            <w:r>
              <w:t xml:space="preserve">99%</w:t>
            </w:r>
          </w:p>
        </w:tc>
        <w:tc>
          <w:tcPr>
            <w:tcW w:type="dxa" w:w="2835"/>
          </w:tcPr>
          <w:p w14:paraId="5DF410BE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EF34D22" w14:textId="77777777">
        <w:trPr>
          <w:ins w:id="13" w:author="WordToolkit QA" w:date="2026-07-25T22:47:45Z"/>
        </w:trPr>
        <w:tc>
          <w:tcPr>
            <w:tcW w:type="dxa" w:w="1020"/>
          </w:tcPr>
          <w:p w14:paraId="0BF3F470" w14:textId="77777777">
            <w:pPr>
              <w:pStyle w:val="ToolkitTable"/>
            </w:pPr>
            <w:r>
              <w:t xml:space="preserve">WT-009</w:t>
            </w:r>
          </w:p>
        </w:tc>
        <w:tc>
          <w:tcPr>
            <w:tcW w:type="dxa" w:w="1530"/>
          </w:tcPr>
          <w:p w14:paraId="2EABA3DB" w14:textId="77777777">
            <w:pPr>
              <w:pStyle w:val="ToolkitTable"/>
            </w:pPr>
            <w:r>
              <w:t xml:space="preserve">Pakiet 2</w:t>
            </w:r>
          </w:p>
        </w:tc>
        <w:tc>
          <w:tcPr>
            <w:tcW w:type="dxa" w:w="1587"/>
          </w:tcPr>
          <w:p w14:paraId="06082FA4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0FC0C4CD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6C7F1F64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1B62E5F1" w14:textId="77777777">
            <w:pPr>
              <w:pStyle w:val="ToolkitTable"/>
            </w:pPr>
            <w:r>
              <w:t xml:space="preserve">2026-08-10</w:t>
            </w:r>
          </w:p>
        </w:tc>
        <w:tc>
          <w:tcPr>
            <w:tcW w:type="dxa" w:w="1190"/>
          </w:tcPr>
          <w:p w14:paraId="7D5688D1" w14:textId="77777777">
            <w:pPr>
              <w:pStyle w:val="ToolkitTable"/>
            </w:pPr>
            <w:r>
              <w:t xml:space="preserve">91%</w:t>
            </w:r>
          </w:p>
        </w:tc>
        <w:tc>
          <w:tcPr>
            <w:tcW w:type="dxa" w:w="2835"/>
          </w:tcPr>
          <w:p w14:paraId="4C494B5B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080BFB2" w14:textId="77777777">
        <w:trPr>
          <w:ins w:id="14" w:author="WordToolkit QA" w:date="2026-07-25T22:47:45Z"/>
        </w:trPr>
        <w:tc>
          <w:tcPr>
            <w:tcW w:type="dxa" w:w="1020"/>
          </w:tcPr>
          <w:p w14:paraId="5C0520B8" w14:textId="77777777">
            <w:pPr>
              <w:pStyle w:val="ToolkitTable"/>
            </w:pPr>
            <w:r>
              <w:t xml:space="preserve">WT-010</w:t>
            </w:r>
          </w:p>
        </w:tc>
        <w:tc>
          <w:tcPr>
            <w:tcW w:type="dxa" w:w="1530"/>
          </w:tcPr>
          <w:p w14:paraId="07A0189D" w14:textId="77777777">
            <w:pPr>
              <w:pStyle w:val="ToolkitTable"/>
            </w:pPr>
            <w:r>
              <w:t xml:space="preserve">Pakiet 3</w:t>
            </w:r>
          </w:p>
        </w:tc>
        <w:tc>
          <w:tcPr>
            <w:tcW w:type="dxa" w:w="1587"/>
          </w:tcPr>
          <w:p w14:paraId="2F1FD58B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3B07A105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6CD51684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0CD762F1" w14:textId="77777777">
            <w:pPr>
              <w:pStyle w:val="ToolkitTable"/>
            </w:pPr>
            <w:r>
              <w:t xml:space="preserve">2026-08-11</w:t>
            </w:r>
          </w:p>
        </w:tc>
        <w:tc>
          <w:tcPr>
            <w:tcW w:type="dxa" w:w="1190"/>
          </w:tcPr>
          <w:p w14:paraId="0EB73954" w14:textId="77777777">
            <w:pPr>
              <w:pStyle w:val="ToolkitTable"/>
            </w:pPr>
            <w:r>
              <w:t xml:space="preserve">92%</w:t>
            </w:r>
          </w:p>
        </w:tc>
        <w:tc>
          <w:tcPr>
            <w:tcW w:type="dxa" w:w="2835"/>
          </w:tcPr>
          <w:p w14:paraId="6A4D35FF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5267F3FD" w14:textId="77777777">
        <w:trPr>
          <w:ins w:id="15" w:author="WordToolkit QA" w:date="2026-07-25T22:47:45Z"/>
        </w:trPr>
        <w:tc>
          <w:tcPr>
            <w:tcW w:type="dxa" w:w="1020"/>
          </w:tcPr>
          <w:p w14:paraId="7073093B" w14:textId="77777777">
            <w:pPr>
              <w:pStyle w:val="ToolkitTable"/>
            </w:pPr>
            <w:r>
              <w:t xml:space="preserve">WT-011</w:t>
            </w:r>
          </w:p>
        </w:tc>
        <w:tc>
          <w:tcPr>
            <w:tcW w:type="dxa" w:w="1530"/>
          </w:tcPr>
          <w:p w14:paraId="69B018A4" w14:textId="77777777">
            <w:pPr>
              <w:pStyle w:val="ToolkitTable"/>
            </w:pPr>
            <w:r>
              <w:t xml:space="preserve">Pakiet 4</w:t>
            </w:r>
          </w:p>
        </w:tc>
        <w:tc>
          <w:tcPr>
            <w:tcW w:type="dxa" w:w="1587"/>
          </w:tcPr>
          <w:p w14:paraId="6B30B123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72378DD0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3D71AA04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0023BEBF" w14:textId="77777777">
            <w:pPr>
              <w:pStyle w:val="ToolkitTable"/>
            </w:pPr>
            <w:r>
              <w:t xml:space="preserve">2026-08-12</w:t>
            </w:r>
          </w:p>
        </w:tc>
        <w:tc>
          <w:tcPr>
            <w:tcW w:type="dxa" w:w="1190"/>
          </w:tcPr>
          <w:p w14:paraId="59FC6BD7" w14:textId="77777777">
            <w:pPr>
              <w:pStyle w:val="ToolkitTable"/>
            </w:pPr>
            <w:r>
              <w:t xml:space="preserve">93%</w:t>
            </w:r>
          </w:p>
        </w:tc>
        <w:tc>
          <w:tcPr>
            <w:tcW w:type="dxa" w:w="2835"/>
          </w:tcPr>
          <w:p w14:paraId="728C96B9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826009A" w14:textId="77777777">
        <w:trPr>
          <w:ins w:id="16" w:author="WordToolkit QA" w:date="2026-07-25T22:47:45Z"/>
        </w:trPr>
        <w:tc>
          <w:tcPr>
            <w:tcW w:type="dxa" w:w="1020"/>
          </w:tcPr>
          <w:p w14:paraId="7842A045" w14:textId="77777777">
            <w:pPr>
              <w:pStyle w:val="ToolkitTable"/>
            </w:pPr>
            <w:r>
              <w:t xml:space="preserve">WT-012</w:t>
            </w:r>
          </w:p>
        </w:tc>
        <w:tc>
          <w:tcPr>
            <w:tcW w:type="dxa" w:w="1530"/>
          </w:tcPr>
          <w:p w14:paraId="12BE9638" w14:textId="77777777">
            <w:pPr>
              <w:pStyle w:val="ToolkitTable"/>
            </w:pPr>
            <w:r>
              <w:t xml:space="preserve">Pakiet 1</w:t>
            </w:r>
          </w:p>
        </w:tc>
        <w:tc>
          <w:tcPr>
            <w:tcW w:type="dxa" w:w="1587"/>
          </w:tcPr>
          <w:p w14:paraId="32FEF555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13CA26E5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3945889E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1AD697A3" w14:textId="77777777">
            <w:pPr>
              <w:pStyle w:val="ToolkitTable"/>
            </w:pPr>
            <w:r>
              <w:t xml:space="preserve">2026-08-13</w:t>
            </w:r>
          </w:p>
        </w:tc>
        <w:tc>
          <w:tcPr>
            <w:tcW w:type="dxa" w:w="1190"/>
          </w:tcPr>
          <w:p w14:paraId="063735C5" w14:textId="77777777">
            <w:pPr>
              <w:pStyle w:val="ToolkitTable"/>
            </w:pPr>
            <w:r>
              <w:t xml:space="preserve">94%</w:t>
            </w:r>
          </w:p>
        </w:tc>
        <w:tc>
          <w:tcPr>
            <w:tcW w:type="dxa" w:w="2835"/>
          </w:tcPr>
          <w:p w14:paraId="56A0169C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524FAF72" w14:textId="77777777">
        <w:trPr>
          <w:ins w:id="17" w:author="WordToolkit QA" w:date="2026-07-25T22:47:45Z"/>
        </w:trPr>
        <w:tc>
          <w:tcPr>
            <w:tcW w:type="dxa" w:w="1020"/>
          </w:tcPr>
          <w:p w14:paraId="676B2A1A" w14:textId="77777777">
            <w:pPr>
              <w:pStyle w:val="ToolkitTable"/>
            </w:pPr>
            <w:r>
              <w:t xml:space="preserve">WT-013</w:t>
            </w:r>
          </w:p>
        </w:tc>
        <w:tc>
          <w:tcPr>
            <w:tcW w:type="dxa" w:w="1530"/>
          </w:tcPr>
          <w:p w14:paraId="70DAFF86" w14:textId="77777777">
            <w:pPr>
              <w:pStyle w:val="ToolkitTable"/>
            </w:pPr>
            <w:r>
              <w:t xml:space="preserve">Pakiet 2</w:t>
            </w:r>
          </w:p>
        </w:tc>
        <w:tc>
          <w:tcPr>
            <w:tcW w:type="dxa" w:w="1587"/>
          </w:tcPr>
          <w:p w14:paraId="28EB69BB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744D7CCC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6DAC0956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2627776F" w14:textId="77777777">
            <w:pPr>
              <w:pStyle w:val="ToolkitTable"/>
            </w:pPr>
            <w:r>
              <w:t xml:space="preserve">2026-08-14</w:t>
            </w:r>
          </w:p>
        </w:tc>
        <w:tc>
          <w:tcPr>
            <w:tcW w:type="dxa" w:w="1190"/>
          </w:tcPr>
          <w:p w14:paraId="49EDF81E" w14:textId="77777777">
            <w:pPr>
              <w:pStyle w:val="ToolkitTable"/>
            </w:pPr>
            <w:r>
              <w:t xml:space="preserve">95%</w:t>
            </w:r>
          </w:p>
        </w:tc>
        <w:tc>
          <w:tcPr>
            <w:tcW w:type="dxa" w:w="2835"/>
          </w:tcPr>
          <w:p w14:paraId="31DC4335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5FED3E86" w14:textId="77777777">
        <w:trPr>
          <w:ins w:id="18" w:author="WordToolkit QA" w:date="2026-07-25T22:47:45Z"/>
        </w:trPr>
        <w:tc>
          <w:tcPr>
            <w:tcW w:type="dxa" w:w="1020"/>
          </w:tcPr>
          <w:p w14:paraId="0566A14F" w14:textId="77777777">
            <w:pPr>
              <w:pStyle w:val="ToolkitTable"/>
            </w:pPr>
            <w:r>
              <w:t xml:space="preserve">WT-014</w:t>
            </w:r>
          </w:p>
        </w:tc>
        <w:tc>
          <w:tcPr>
            <w:tcW w:type="dxa" w:w="1530"/>
          </w:tcPr>
          <w:p w14:paraId="22CA2CBF" w14:textId="77777777">
            <w:pPr>
              <w:pStyle w:val="ToolkitTable"/>
            </w:pPr>
            <w:r>
              <w:t xml:space="preserve">Pakiet 3</w:t>
            </w:r>
          </w:p>
        </w:tc>
        <w:tc>
          <w:tcPr>
            <w:tcW w:type="dxa" w:w="1587"/>
          </w:tcPr>
          <w:p w14:paraId="7D9F1281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4C5D882E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2E181DB6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62548D21" w14:textId="77777777">
            <w:pPr>
              <w:pStyle w:val="ToolkitTable"/>
            </w:pPr>
            <w:r>
              <w:t xml:space="preserve">2026-08-15</w:t>
            </w:r>
          </w:p>
        </w:tc>
        <w:tc>
          <w:tcPr>
            <w:tcW w:type="dxa" w:w="1190"/>
          </w:tcPr>
          <w:p w14:paraId="13A53738" w14:textId="77777777">
            <w:pPr>
              <w:pStyle w:val="ToolkitTable"/>
            </w:pPr>
            <w:r>
              <w:t xml:space="preserve">96%</w:t>
            </w:r>
          </w:p>
        </w:tc>
        <w:tc>
          <w:tcPr>
            <w:tcW w:type="dxa" w:w="2835"/>
          </w:tcPr>
          <w:p w14:paraId="7A9B1976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CC17AA3" w14:textId="77777777">
        <w:trPr>
          <w:ins w:id="19" w:author="WordToolkit QA" w:date="2026-07-25T22:47:45Z"/>
        </w:trPr>
        <w:tc>
          <w:tcPr>
            <w:tcW w:type="dxa" w:w="1020"/>
          </w:tcPr>
          <w:p w14:paraId="6009E7DB" w14:textId="77777777">
            <w:pPr>
              <w:pStyle w:val="ToolkitTable"/>
            </w:pPr>
            <w:r>
              <w:t xml:space="preserve">WT-015</w:t>
            </w:r>
          </w:p>
        </w:tc>
        <w:tc>
          <w:tcPr>
            <w:tcW w:type="dxa" w:w="1530"/>
          </w:tcPr>
          <w:p w14:paraId="2A551F0E" w14:textId="77777777">
            <w:pPr>
              <w:pStyle w:val="ToolkitTable"/>
            </w:pPr>
            <w:r>
              <w:t xml:space="preserve">Pakiet 4</w:t>
            </w:r>
          </w:p>
        </w:tc>
        <w:tc>
          <w:tcPr>
            <w:tcW w:type="dxa" w:w="1587"/>
          </w:tcPr>
          <w:p w14:paraId="0504E284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4C62CC6B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65CB4CD4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599A15B1" w14:textId="77777777">
            <w:pPr>
              <w:pStyle w:val="ToolkitTable"/>
            </w:pPr>
            <w:r>
              <w:t xml:space="preserve">2026-08-16</w:t>
            </w:r>
          </w:p>
        </w:tc>
        <w:tc>
          <w:tcPr>
            <w:tcW w:type="dxa" w:w="1190"/>
          </w:tcPr>
          <w:p w14:paraId="60594367" w14:textId="77777777">
            <w:pPr>
              <w:pStyle w:val="ToolkitTable"/>
            </w:pPr>
            <w:r>
              <w:t xml:space="preserve">97%</w:t>
            </w:r>
          </w:p>
        </w:tc>
        <w:tc>
          <w:tcPr>
            <w:tcW w:type="dxa" w:w="2835"/>
          </w:tcPr>
          <w:p w14:paraId="0280662E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48D03208" w14:textId="77777777">
        <w:trPr>
          <w:ins w:id="20" w:author="WordToolkit QA" w:date="2026-07-25T22:47:45Z"/>
        </w:trPr>
        <w:tc>
          <w:tcPr>
            <w:tcW w:type="dxa" w:w="1020"/>
          </w:tcPr>
          <w:p w14:paraId="27130CAE" w14:textId="77777777">
            <w:pPr>
              <w:pStyle w:val="ToolkitTable"/>
            </w:pPr>
            <w:r>
              <w:t xml:space="preserve">WT-016</w:t>
            </w:r>
          </w:p>
        </w:tc>
        <w:tc>
          <w:tcPr>
            <w:tcW w:type="dxa" w:w="1530"/>
          </w:tcPr>
          <w:p w14:paraId="028C6A8F" w14:textId="77777777">
            <w:pPr>
              <w:pStyle w:val="ToolkitTable"/>
            </w:pPr>
            <w:r>
              <w:t xml:space="preserve">Pakiet 1</w:t>
            </w:r>
          </w:p>
        </w:tc>
        <w:tc>
          <w:tcPr>
            <w:tcW w:type="dxa" w:w="1587"/>
          </w:tcPr>
          <w:p w14:paraId="6A61CBD3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714216A6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4FA6B048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19BA34DF" w14:textId="77777777">
            <w:pPr>
              <w:pStyle w:val="ToolkitTable"/>
            </w:pPr>
            <w:r>
              <w:t xml:space="preserve">2026-08-17</w:t>
            </w:r>
          </w:p>
        </w:tc>
        <w:tc>
          <w:tcPr>
            <w:tcW w:type="dxa" w:w="1190"/>
          </w:tcPr>
          <w:p w14:paraId="425F6E39" w14:textId="77777777">
            <w:pPr>
              <w:pStyle w:val="ToolkitTable"/>
            </w:pPr>
            <w:r>
              <w:t xml:space="preserve">98%</w:t>
            </w:r>
          </w:p>
        </w:tc>
        <w:tc>
          <w:tcPr>
            <w:tcW w:type="dxa" w:w="2835"/>
          </w:tcPr>
          <w:p w14:paraId="193EEE45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079DA830" w14:textId="77777777">
        <w:trPr>
          <w:ins w:id="21" w:author="WordToolkit QA" w:date="2026-07-25T22:47:45Z"/>
        </w:trPr>
        <w:tc>
          <w:tcPr>
            <w:tcW w:type="dxa" w:w="1020"/>
          </w:tcPr>
          <w:p w14:paraId="29A6D8F8" w14:textId="77777777">
            <w:pPr>
              <w:pStyle w:val="ToolkitTable"/>
            </w:pPr>
            <w:r>
              <w:t xml:space="preserve">WT-017</w:t>
            </w:r>
          </w:p>
        </w:tc>
        <w:tc>
          <w:tcPr>
            <w:tcW w:type="dxa" w:w="1530"/>
          </w:tcPr>
          <w:p w14:paraId="1C912BB8" w14:textId="77777777">
            <w:pPr>
              <w:pStyle w:val="ToolkitTable"/>
            </w:pPr>
            <w:r>
              <w:t xml:space="preserve">Pakiet 2</w:t>
            </w:r>
          </w:p>
        </w:tc>
        <w:tc>
          <w:tcPr>
            <w:tcW w:type="dxa" w:w="1587"/>
          </w:tcPr>
          <w:p w14:paraId="5632C2DE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4EFC2C92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5C74E2A4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11263D36" w14:textId="77777777">
            <w:pPr>
              <w:pStyle w:val="ToolkitTable"/>
            </w:pPr>
            <w:r>
              <w:t xml:space="preserve">2026-08-18</w:t>
            </w:r>
          </w:p>
        </w:tc>
        <w:tc>
          <w:tcPr>
            <w:tcW w:type="dxa" w:w="1190"/>
          </w:tcPr>
          <w:p w14:paraId="620A7E44" w14:textId="77777777">
            <w:pPr>
              <w:pStyle w:val="ToolkitTable"/>
            </w:pPr>
            <w:r>
              <w:t xml:space="preserve">99%</w:t>
            </w:r>
          </w:p>
        </w:tc>
        <w:tc>
          <w:tcPr>
            <w:tcW w:type="dxa" w:w="2835"/>
          </w:tcPr>
          <w:p w14:paraId="480B6B85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4A02CC3E" w14:textId="77777777">
        <w:trPr>
          <w:ins w:id="22" w:author="WordToolkit QA" w:date="2026-07-25T22:47:45Z"/>
        </w:trPr>
        <w:tc>
          <w:tcPr>
            <w:tcW w:type="dxa" w:w="1020"/>
          </w:tcPr>
          <w:p w14:paraId="5B1FE6C5" w14:textId="77777777">
            <w:pPr>
              <w:pStyle w:val="ToolkitTable"/>
            </w:pPr>
            <w:r>
              <w:t xml:space="preserve">WT-018</w:t>
            </w:r>
          </w:p>
        </w:tc>
        <w:tc>
          <w:tcPr>
            <w:tcW w:type="dxa" w:w="1530"/>
          </w:tcPr>
          <w:p w14:paraId="273FB659" w14:textId="77777777">
            <w:pPr>
              <w:pStyle w:val="ToolkitTable"/>
            </w:pPr>
            <w:r>
              <w:t xml:space="preserve">Pakiet 3</w:t>
            </w:r>
          </w:p>
        </w:tc>
        <w:tc>
          <w:tcPr>
            <w:tcW w:type="dxa" w:w="1587"/>
          </w:tcPr>
          <w:p w14:paraId="3C6B9186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61139737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48A80698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455A50A4" w14:textId="77777777">
            <w:pPr>
              <w:pStyle w:val="ToolkitTable"/>
            </w:pPr>
            <w:r>
              <w:t xml:space="preserve">2026-08-19</w:t>
            </w:r>
          </w:p>
        </w:tc>
        <w:tc>
          <w:tcPr>
            <w:tcW w:type="dxa" w:w="1190"/>
          </w:tcPr>
          <w:p w14:paraId="6588BB7C" w14:textId="77777777">
            <w:pPr>
              <w:pStyle w:val="ToolkitTable"/>
            </w:pPr>
            <w:r>
              <w:t xml:space="preserve">91%</w:t>
            </w:r>
          </w:p>
        </w:tc>
        <w:tc>
          <w:tcPr>
            <w:tcW w:type="dxa" w:w="2835"/>
          </w:tcPr>
          <w:p w14:paraId="5DD90297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2E087BE4" w14:textId="77777777">
        <w:trPr>
          <w:ins w:id="23" w:author="WordToolkit QA" w:date="2026-07-25T22:47:45Z"/>
        </w:trPr>
        <w:tc>
          <w:tcPr>
            <w:tcW w:type="dxa" w:w="1020"/>
          </w:tcPr>
          <w:p w14:paraId="07EBF886" w14:textId="77777777">
            <w:pPr>
              <w:pStyle w:val="ToolkitTable"/>
            </w:pPr>
            <w:r>
              <w:t xml:space="preserve">WT-019</w:t>
            </w:r>
          </w:p>
        </w:tc>
        <w:tc>
          <w:tcPr>
            <w:tcW w:type="dxa" w:w="1530"/>
          </w:tcPr>
          <w:p w14:paraId="2D144CA3" w14:textId="77777777">
            <w:pPr>
              <w:pStyle w:val="ToolkitTable"/>
            </w:pPr>
            <w:r>
              <w:t xml:space="preserve">Pakiet 4</w:t>
            </w:r>
          </w:p>
        </w:tc>
        <w:tc>
          <w:tcPr>
            <w:tcW w:type="dxa" w:w="1587"/>
          </w:tcPr>
          <w:p w14:paraId="17E89314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0F6848E5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774E8391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7E15C850" w14:textId="77777777">
            <w:pPr>
              <w:pStyle w:val="ToolkitTable"/>
            </w:pPr>
            <w:r>
              <w:t xml:space="preserve">2026-08-20</w:t>
            </w:r>
          </w:p>
        </w:tc>
        <w:tc>
          <w:tcPr>
            <w:tcW w:type="dxa" w:w="1190"/>
          </w:tcPr>
          <w:p w14:paraId="2C4D03A3" w14:textId="77777777">
            <w:pPr>
              <w:pStyle w:val="ToolkitTable"/>
            </w:pPr>
            <w:r>
              <w:t xml:space="preserve">92%</w:t>
            </w:r>
          </w:p>
        </w:tc>
        <w:tc>
          <w:tcPr>
            <w:tcW w:type="dxa" w:w="2835"/>
          </w:tcPr>
          <w:p w14:paraId="14DD43DA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7A43EE21" w14:textId="77777777">
        <w:trPr>
          <w:ins w:id="24" w:author="WordToolkit QA" w:date="2026-07-25T22:47:45Z"/>
        </w:trPr>
        <w:tc>
          <w:tcPr>
            <w:tcW w:type="dxa" w:w="1020"/>
          </w:tcPr>
          <w:p w14:paraId="1EA61073" w14:textId="77777777">
            <w:pPr>
              <w:pStyle w:val="ToolkitTable"/>
            </w:pPr>
            <w:r>
              <w:t xml:space="preserve">WT-020</w:t>
            </w:r>
          </w:p>
        </w:tc>
        <w:tc>
          <w:tcPr>
            <w:tcW w:type="dxa" w:w="1530"/>
          </w:tcPr>
          <w:p w14:paraId="6BC5F678" w14:textId="77777777">
            <w:pPr>
              <w:pStyle w:val="ToolkitTable"/>
            </w:pPr>
            <w:r>
              <w:t xml:space="preserve">Pakiet 1</w:t>
            </w:r>
          </w:p>
        </w:tc>
        <w:tc>
          <w:tcPr>
            <w:tcW w:type="dxa" w:w="1587"/>
          </w:tcPr>
          <w:p w14:paraId="2530106F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7BA3BA7C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3E90EA11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1AC9F59F" w14:textId="77777777">
            <w:pPr>
              <w:pStyle w:val="ToolkitTable"/>
            </w:pPr>
            <w:r>
              <w:t xml:space="preserve">2026-08-21</w:t>
            </w:r>
          </w:p>
        </w:tc>
        <w:tc>
          <w:tcPr>
            <w:tcW w:type="dxa" w:w="1190"/>
          </w:tcPr>
          <w:p w14:paraId="08A30360" w14:textId="77777777">
            <w:pPr>
              <w:pStyle w:val="ToolkitTable"/>
            </w:pPr>
            <w:r>
              <w:t xml:space="preserve">93%</w:t>
            </w:r>
          </w:p>
        </w:tc>
        <w:tc>
          <w:tcPr>
            <w:tcW w:type="dxa" w:w="2835"/>
          </w:tcPr>
          <w:p w14:paraId="14C0DDC8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458877C2" w14:textId="77777777">
        <w:trPr>
          <w:ins w:id="25" w:author="WordToolkit QA" w:date="2026-07-25T22:47:45Z"/>
        </w:trPr>
        <w:tc>
          <w:tcPr>
            <w:tcW w:type="dxa" w:w="1020"/>
          </w:tcPr>
          <w:p w14:paraId="39768EB4" w14:textId="77777777">
            <w:pPr>
              <w:pStyle w:val="ToolkitTable"/>
            </w:pPr>
            <w:r>
              <w:t xml:space="preserve">WT-021</w:t>
            </w:r>
          </w:p>
        </w:tc>
        <w:tc>
          <w:tcPr>
            <w:tcW w:type="dxa" w:w="1530"/>
          </w:tcPr>
          <w:p w14:paraId="394CC3EA" w14:textId="77777777">
            <w:pPr>
              <w:pStyle w:val="ToolkitTable"/>
            </w:pPr>
            <w:r>
              <w:t xml:space="preserve">Pakiet 2</w:t>
            </w:r>
          </w:p>
        </w:tc>
        <w:tc>
          <w:tcPr>
            <w:tcW w:type="dxa" w:w="1587"/>
          </w:tcPr>
          <w:p w14:paraId="47A00F28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5D713EC5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242F827C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3FB9F091" w14:textId="77777777">
            <w:pPr>
              <w:pStyle w:val="ToolkitTable"/>
            </w:pPr>
            <w:r>
              <w:t xml:space="preserve">2026-08-22</w:t>
            </w:r>
          </w:p>
        </w:tc>
        <w:tc>
          <w:tcPr>
            <w:tcW w:type="dxa" w:w="1190"/>
          </w:tcPr>
          <w:p w14:paraId="5E3A3B09" w14:textId="77777777">
            <w:pPr>
              <w:pStyle w:val="ToolkitTable"/>
            </w:pPr>
            <w:r>
              <w:t xml:space="preserve">94%</w:t>
            </w:r>
          </w:p>
        </w:tc>
        <w:tc>
          <w:tcPr>
            <w:tcW w:type="dxa" w:w="2835"/>
          </w:tcPr>
          <w:p w14:paraId="3BEBFDEA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DDABFAF" w14:textId="77777777">
        <w:trPr>
          <w:ins w:id="26" w:author="WordToolkit QA" w:date="2026-07-25T22:47:45Z"/>
        </w:trPr>
        <w:tc>
          <w:tcPr>
            <w:tcW w:type="dxa" w:w="1020"/>
          </w:tcPr>
          <w:p w14:paraId="40EFC2A7" w14:textId="77777777">
            <w:pPr>
              <w:pStyle w:val="ToolkitTable"/>
            </w:pPr>
            <w:r>
              <w:t xml:space="preserve">WT-022</w:t>
            </w:r>
          </w:p>
        </w:tc>
        <w:tc>
          <w:tcPr>
            <w:tcW w:type="dxa" w:w="1530"/>
          </w:tcPr>
          <w:p w14:paraId="1670DF9A" w14:textId="77777777">
            <w:pPr>
              <w:pStyle w:val="ToolkitTable"/>
            </w:pPr>
            <w:r>
              <w:t xml:space="preserve">Pakiet 3</w:t>
            </w:r>
          </w:p>
        </w:tc>
        <w:tc>
          <w:tcPr>
            <w:tcW w:type="dxa" w:w="1587"/>
          </w:tcPr>
          <w:p w14:paraId="08BD077B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3E0CA06C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635CE0E2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48B878FC" w14:textId="77777777">
            <w:pPr>
              <w:pStyle w:val="ToolkitTable"/>
            </w:pPr>
            <w:r>
              <w:t xml:space="preserve">2026-08-23</w:t>
            </w:r>
          </w:p>
        </w:tc>
        <w:tc>
          <w:tcPr>
            <w:tcW w:type="dxa" w:w="1190"/>
          </w:tcPr>
          <w:p w14:paraId="3CE02E41" w14:textId="77777777">
            <w:pPr>
              <w:pStyle w:val="ToolkitTable"/>
            </w:pPr>
            <w:r>
              <w:t xml:space="preserve">95%</w:t>
            </w:r>
          </w:p>
        </w:tc>
        <w:tc>
          <w:tcPr>
            <w:tcW w:type="dxa" w:w="2835"/>
          </w:tcPr>
          <w:p w14:paraId="6F4F0F77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3264B0D0" w14:textId="77777777">
        <w:trPr>
          <w:ins w:id="27" w:author="WordToolkit QA" w:date="2026-07-25T22:47:45Z"/>
        </w:trPr>
        <w:tc>
          <w:tcPr>
            <w:tcW w:type="dxa" w:w="1020"/>
          </w:tcPr>
          <w:p w14:paraId="72D2C04F" w14:textId="77777777">
            <w:pPr>
              <w:pStyle w:val="ToolkitTable"/>
            </w:pPr>
            <w:r>
              <w:t xml:space="preserve">WT-023</w:t>
            </w:r>
          </w:p>
        </w:tc>
        <w:tc>
          <w:tcPr>
            <w:tcW w:type="dxa" w:w="1530"/>
          </w:tcPr>
          <w:p w14:paraId="4BF022FE" w14:textId="77777777">
            <w:pPr>
              <w:pStyle w:val="ToolkitTable"/>
            </w:pPr>
            <w:r>
              <w:t xml:space="preserve">Pakiet 4</w:t>
            </w:r>
          </w:p>
        </w:tc>
        <w:tc>
          <w:tcPr>
            <w:tcW w:type="dxa" w:w="1587"/>
          </w:tcPr>
          <w:p w14:paraId="15BB26E2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46103A90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0900A3CB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7BFBCB2A" w14:textId="77777777">
            <w:pPr>
              <w:pStyle w:val="ToolkitTable"/>
            </w:pPr>
            <w:r>
              <w:t xml:space="preserve">2026-08-24</w:t>
            </w:r>
          </w:p>
        </w:tc>
        <w:tc>
          <w:tcPr>
            <w:tcW w:type="dxa" w:w="1190"/>
          </w:tcPr>
          <w:p w14:paraId="11E41786" w14:textId="77777777">
            <w:pPr>
              <w:pStyle w:val="ToolkitTable"/>
            </w:pPr>
            <w:r>
              <w:t xml:space="preserve">96%</w:t>
            </w:r>
          </w:p>
        </w:tc>
        <w:tc>
          <w:tcPr>
            <w:tcW w:type="dxa" w:w="2835"/>
          </w:tcPr>
          <w:p w14:paraId="40D61685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13281412" w14:textId="77777777">
        <w:trPr>
          <w:ins w:id="28" w:author="WordToolkit QA" w:date="2026-07-25T22:47:45Z"/>
        </w:trPr>
        <w:tc>
          <w:tcPr>
            <w:tcW w:type="dxa" w:w="1020"/>
          </w:tcPr>
          <w:p w14:paraId="257A04B6" w14:textId="77777777">
            <w:pPr>
              <w:pStyle w:val="ToolkitTable"/>
            </w:pPr>
            <w:r>
              <w:t xml:space="preserve">WT-024</w:t>
            </w:r>
          </w:p>
        </w:tc>
        <w:tc>
          <w:tcPr>
            <w:tcW w:type="dxa" w:w="1530"/>
          </w:tcPr>
          <w:p w14:paraId="205D4A1C" w14:textId="77777777">
            <w:pPr>
              <w:pStyle w:val="ToolkitTable"/>
            </w:pPr>
            <w:r>
              <w:t xml:space="preserve">Pakiet 1</w:t>
            </w:r>
          </w:p>
        </w:tc>
        <w:tc>
          <w:tcPr>
            <w:tcW w:type="dxa" w:w="1587"/>
          </w:tcPr>
          <w:p w14:paraId="42A87120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7654F830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663ABF75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1CA9B296" w14:textId="77777777">
            <w:pPr>
              <w:pStyle w:val="ToolkitTable"/>
            </w:pPr>
            <w:r>
              <w:t xml:space="preserve">2026-08-25</w:t>
            </w:r>
          </w:p>
        </w:tc>
        <w:tc>
          <w:tcPr>
            <w:tcW w:type="dxa" w:w="1190"/>
          </w:tcPr>
          <w:p w14:paraId="281AE5CF" w14:textId="77777777">
            <w:pPr>
              <w:pStyle w:val="ToolkitTable"/>
            </w:pPr>
            <w:r>
              <w:t xml:space="preserve">97%</w:t>
            </w:r>
          </w:p>
        </w:tc>
        <w:tc>
          <w:tcPr>
            <w:tcW w:type="dxa" w:w="2835"/>
          </w:tcPr>
          <w:p w14:paraId="3F71A53B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326623C6" w14:textId="77777777">
        <w:trPr>
          <w:ins w:id="29" w:author="WordToolkit QA" w:date="2026-07-25T22:47:45Z"/>
        </w:trPr>
        <w:tc>
          <w:tcPr>
            <w:tcW w:type="dxa" w:w="1020"/>
          </w:tcPr>
          <w:p w14:paraId="12465274" w14:textId="77777777">
            <w:pPr>
              <w:pStyle w:val="ToolkitTable"/>
            </w:pPr>
            <w:r>
              <w:t xml:space="preserve">WT-025</w:t>
            </w:r>
          </w:p>
        </w:tc>
        <w:tc>
          <w:tcPr>
            <w:tcW w:type="dxa" w:w="1530"/>
          </w:tcPr>
          <w:p w14:paraId="033ABFE5" w14:textId="77777777">
            <w:pPr>
              <w:pStyle w:val="ToolkitTable"/>
            </w:pPr>
            <w:r>
              <w:t xml:space="preserve">Pakiet 2</w:t>
            </w:r>
          </w:p>
        </w:tc>
        <w:tc>
          <w:tcPr>
            <w:tcW w:type="dxa" w:w="1587"/>
          </w:tcPr>
          <w:p w14:paraId="0A0D14CC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74862234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198CCF33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0B11D172" w14:textId="77777777">
            <w:pPr>
              <w:pStyle w:val="ToolkitTable"/>
            </w:pPr>
            <w:r>
              <w:t xml:space="preserve">2026-08-26</w:t>
            </w:r>
          </w:p>
        </w:tc>
        <w:tc>
          <w:tcPr>
            <w:tcW w:type="dxa" w:w="1190"/>
          </w:tcPr>
          <w:p w14:paraId="062636C1" w14:textId="77777777">
            <w:pPr>
              <w:pStyle w:val="ToolkitTable"/>
            </w:pPr>
            <w:r>
              <w:t xml:space="preserve">98%</w:t>
            </w:r>
          </w:p>
        </w:tc>
        <w:tc>
          <w:tcPr>
            <w:tcW w:type="dxa" w:w="2835"/>
          </w:tcPr>
          <w:p w14:paraId="37774CBA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2EAE2663" w14:textId="77777777">
        <w:trPr>
          <w:ins w:id="30" w:author="WordToolkit QA" w:date="2026-07-25T22:47:45Z"/>
        </w:trPr>
        <w:tc>
          <w:tcPr>
            <w:tcW w:type="dxa" w:w="1020"/>
          </w:tcPr>
          <w:p w14:paraId="6088AB09" w14:textId="77777777">
            <w:pPr>
              <w:pStyle w:val="ToolkitTable"/>
            </w:pPr>
            <w:r>
              <w:t xml:space="preserve">WT-026</w:t>
            </w:r>
          </w:p>
        </w:tc>
        <w:tc>
          <w:tcPr>
            <w:tcW w:type="dxa" w:w="1530"/>
          </w:tcPr>
          <w:p w14:paraId="48FAB90E" w14:textId="77777777">
            <w:pPr>
              <w:pStyle w:val="ToolkitTable"/>
            </w:pPr>
            <w:r>
              <w:t xml:space="preserve">Pakiet 3</w:t>
            </w:r>
          </w:p>
        </w:tc>
        <w:tc>
          <w:tcPr>
            <w:tcW w:type="dxa" w:w="1587"/>
          </w:tcPr>
          <w:p w14:paraId="28DDF415" w14:textId="77777777">
            <w:pPr>
              <w:pStyle w:val="ToolkitTable"/>
            </w:pPr>
            <w:r>
              <w:t xml:space="preserve">Celina</w:t>
            </w:r>
          </w:p>
        </w:tc>
        <w:tc>
          <w:tcPr>
            <w:tcW w:type="dxa" w:w="1417"/>
          </w:tcPr>
          <w:p w14:paraId="58FE591E" w14:textId="77777777">
            <w:pPr>
              <w:pStyle w:val="ToolkitTable"/>
            </w:pPr>
            <w:r>
              <w:t xml:space="preserve">Kontrola</w:t>
            </w:r>
          </w:p>
        </w:tc>
        <w:tc>
          <w:tcPr>
            <w:tcW w:type="dxa" w:w="1304"/>
          </w:tcPr>
          <w:p w14:paraId="301A7F5A" w14:textId="77777777">
            <w:pPr>
              <w:pStyle w:val="ToolkitTable"/>
            </w:pPr>
            <w:r>
              <w:t xml:space="preserve">Wysokie</w:t>
            </w:r>
          </w:p>
        </w:tc>
        <w:tc>
          <w:tcPr>
            <w:tcW w:type="dxa" w:w="1587"/>
          </w:tcPr>
          <w:p w14:paraId="5A731CEC" w14:textId="77777777">
            <w:pPr>
              <w:pStyle w:val="ToolkitTable"/>
            </w:pPr>
            <w:r>
              <w:t xml:space="preserve">2026-08-27</w:t>
            </w:r>
          </w:p>
        </w:tc>
        <w:tc>
          <w:tcPr>
            <w:tcW w:type="dxa" w:w="1190"/>
          </w:tcPr>
          <w:p w14:paraId="3A469C4C" w14:textId="77777777">
            <w:pPr>
              <w:pStyle w:val="ToolkitTable"/>
            </w:pPr>
            <w:r>
              <w:t xml:space="preserve">99%</w:t>
            </w:r>
          </w:p>
        </w:tc>
        <w:tc>
          <w:tcPr>
            <w:tcW w:type="dxa" w:w="2835"/>
          </w:tcPr>
          <w:p w14:paraId="11247D1D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6376DEDA" w14:textId="77777777">
        <w:trPr>
          <w:ins w:id="31" w:author="WordToolkit QA" w:date="2026-07-25T22:47:45Z"/>
        </w:trPr>
        <w:tc>
          <w:tcPr>
            <w:tcW w:type="dxa" w:w="1020"/>
            <w:gridSpan w:val="2"/>
          </w:tcPr>
          <w:p w14:paraId="2B346EC8" w14:textId="77777777">
            <w:pPr>
              <w:pStyle w:val="ToolkitTable"/>
            </w:pPr>
            <w:r>
              <w:t xml:space="preserve">WT-027</w:t>
            </w:r>
          </w:p>
        </w:tc>
        <w:tc>
          <w:tcPr>
            <w:tcW w:type="dxa" w:w="1587"/>
          </w:tcPr>
          <w:p w14:paraId="46E3D6AD" w14:textId="77777777">
            <w:pPr>
              <w:pStyle w:val="ToolkitTable"/>
            </w:pPr>
            <w:r>
              <w:t xml:space="preserve">Anna</w:t>
            </w:r>
          </w:p>
        </w:tc>
        <w:tc>
          <w:tcPr>
            <w:tcW w:type="dxa" w:w="1417"/>
          </w:tcPr>
          <w:p w14:paraId="2F8F3129" w14:textId="77777777">
            <w:pPr>
              <w:pStyle w:val="ToolkitTable"/>
            </w:pPr>
            <w:r>
              <w:t xml:space="preserve">Gotowe</w:t>
            </w:r>
          </w:p>
        </w:tc>
        <w:tc>
          <w:tcPr>
            <w:tcW w:type="dxa" w:w="1304"/>
          </w:tcPr>
          <w:p w14:paraId="51266352" w14:textId="77777777">
            <w:pPr>
              <w:pStyle w:val="ToolkitTable"/>
            </w:pPr>
            <w:r>
              <w:t xml:space="preserve">Niskie</w:t>
            </w:r>
          </w:p>
        </w:tc>
        <w:tc>
          <w:tcPr>
            <w:tcW w:type="dxa" w:w="1587"/>
          </w:tcPr>
          <w:p w14:paraId="432D0A0F" w14:textId="77777777">
            <w:pPr>
              <w:pStyle w:val="ToolkitTable"/>
            </w:pPr>
            <w:r>
              <w:t xml:space="preserve">2026-08-28</w:t>
            </w:r>
          </w:p>
        </w:tc>
        <w:tc>
          <w:tcPr>
            <w:tcW w:type="dxa" w:w="1190"/>
          </w:tcPr>
          <w:p w14:paraId="2D0A6223" w14:textId="77777777">
            <w:pPr>
              <w:pStyle w:val="ToolkitTable"/>
            </w:pPr>
            <w:r>
              <w:t xml:space="preserve">91%</w:t>
            </w:r>
          </w:p>
        </w:tc>
        <w:tc>
          <w:tcPr>
            <w:tcW w:type="dxa" w:w="2835"/>
          </w:tcPr>
          <w:p w14:paraId="42509E78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  <w:tr w14:paraId="4551AD45" w14:textId="77777777">
        <w:trPr>
          <w:ins w:id="32" w:author="WordToolkit QA" w:date="2026-07-25T22:47:45Z"/>
        </w:trPr>
        <w:tc>
          <w:tcPr>
            <w:tcW w:type="dxa" w:w="1020"/>
          </w:tcPr>
          <w:p w14:paraId="619D2E48" w14:textId="77777777">
            <w:pPr>
              <w:pStyle w:val="ToolkitTable"/>
            </w:pPr>
            <w:r>
              <w:t xml:space="preserve">WT-028</w:t>
            </w:r>
          </w:p>
        </w:tc>
        <w:tc>
          <w:tcPr>
            <w:tcW w:type="dxa" w:w="1530"/>
          </w:tcPr>
          <w:p w14:paraId="2AA190BF" w14:textId="77777777">
            <w:pPr>
              <w:pStyle w:val="ToolkitTable"/>
            </w:pPr>
            <w:r>
              <w:t xml:space="preserve">Pakiet 1</w:t>
            </w:r>
          </w:p>
        </w:tc>
        <w:tc>
          <w:tcPr>
            <w:tcW w:type="dxa" w:w="1587"/>
          </w:tcPr>
          <w:p w14:paraId="514D9820" w14:textId="77777777">
            <w:pPr>
              <w:pStyle w:val="ToolkitTable"/>
            </w:pPr>
            <w:r>
              <w:t xml:space="preserve">Bartosz</w:t>
            </w:r>
          </w:p>
        </w:tc>
        <w:tc>
          <w:tcPr>
            <w:tcW w:type="dxa" w:w="1417"/>
          </w:tcPr>
          <w:p w14:paraId="673AF2AA" w14:textId="77777777">
            <w:pPr>
              <w:pStyle w:val="ToolkitTable"/>
            </w:pPr>
            <w:r>
              <w:t xml:space="preserve">W toku</w:t>
            </w:r>
          </w:p>
        </w:tc>
        <w:tc>
          <w:tcPr>
            <w:tcW w:type="dxa" w:w="1304"/>
          </w:tcPr>
          <w:p w14:paraId="46A74F94" w14:textId="77777777">
            <w:pPr>
              <w:pStyle w:val="ToolkitTable"/>
            </w:pPr>
            <w:r>
              <w:t xml:space="preserve">Średnie</w:t>
            </w:r>
          </w:p>
        </w:tc>
        <w:tc>
          <w:tcPr>
            <w:tcW w:type="dxa" w:w="1587"/>
          </w:tcPr>
          <w:p w14:paraId="70148242" w14:textId="77777777">
            <w:pPr>
              <w:pStyle w:val="ToolkitTable"/>
            </w:pPr>
            <w:r>
              <w:t xml:space="preserve">2026-08-01</w:t>
            </w:r>
          </w:p>
        </w:tc>
        <w:tc>
          <w:tcPr>
            <w:tcW w:type="dxa" w:w="1190"/>
          </w:tcPr>
          <w:p w14:paraId="6B3DE830" w14:textId="77777777">
            <w:pPr>
              <w:pStyle w:val="ToolkitTable"/>
            </w:pPr>
            <w:r>
              <w:t xml:space="preserve">92%</w:t>
            </w:r>
          </w:p>
        </w:tc>
        <w:tc>
          <w:tcPr>
            <w:tcW w:type="dxa" w:w="2835"/>
          </w:tcPr>
          <w:p w14:paraId="2BB07635" w14:textId="77777777">
            <w:pPr>
              <w:pStyle w:val="ToolkitTable"/>
            </w:pPr>
            <w:r>
              <w:t xml:space="preserve">Weryfikacja round-trip i renderu</w:t>
            </w:r>
          </w:p>
        </w:tc>
      </w:tr>
    </w:tbl>
    <w:p w14:paraId="58D14C03" w14:textId="77777777">
      <w:pPr>
        <w:pStyle w:val="Caption"/>
      </w:pPr>
      <w:r>
        <w:t>Tabela 1: Macierz kontroli pakietu</w:t>
      </w:r>
    </w:p>
    <w:p w14:paraId="7B5E5466" w14:textId="77777777">
      <w:r>
        <w:br w:type="page"/>
      </w:r>
    </w:p>
    <w:p w14:paraId="4A729B66" w14:textId="77777777">
      <w:pPr>
        <w:pStyle w:val="Heading2"/>
        <w:keepNext/>
        <w:keepLines/>
        <w:widowControl/>
      </w:pPr>
      <w:r>
        <w:t>2.1 Kontynuacja tabel i operacje na komórkach</w:t>
      </w:r>
    </w:p>
    <w:p w14:paraId="5797B7A5" w14:textId="77777777">
      <w:pPr>
        <w:pStyle w:val="ToolkitBody"/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tbl>
      <w:tblPr>
        <w:tblStyle w:val="TableGrid"/>
        <w:tblW w:w="10656" w:type="dxa"/>
        <w:tblInd w:type="dxa" w:w="120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64"/>
        <w:gridCol w:w="2664"/>
        <w:gridCol w:w="2664"/>
        <w:gridCol w:w="2664"/>
      </w:tblGrid>
      <w:tr w14:paraId="43A1A34A" w14:textId="77777777">
        <w:trPr>
          <w:tblHeader/>
          <w:ins w:id="33" w:author="WordToolkit QA" w:date="2026-07-25T22:47:46Z"/>
        </w:trPr>
        <w:tc>
          <w:tcPr>
            <w:tcW w:type="dxa" w:w="2664"/>
            <w:shd w:val="clear" w:color="auto" w:fill="D9EAF7"/>
          </w:tcPr>
          <w:p w14:paraId="1BDEFE89" w14:textId="77777777">
            <w:pPr>
              <w:pStyle w:val="ToolkitTable"/>
            </w:pPr>
            <w:r>
              <w:rPr>
                <w:b/>
              </w:rPr>
              <w:t xml:space="preserve">R1C1</w:t>
            </w:r>
          </w:p>
        </w:tc>
        <w:tc>
          <w:tcPr>
            <w:tcW w:type="dxa" w:w="2664"/>
            <w:shd w:val="clear" w:color="auto" w:fill="D9EAF7"/>
          </w:tcPr>
          <w:p w14:paraId="7E0B4CF5" w14:textId="77777777">
            <w:pPr>
              <w:pStyle w:val="ToolkitTable"/>
            </w:pPr>
            <w:r>
              <w:rPr>
                <w:b/>
              </w:rPr>
              <w:t xml:space="preserve">R1C2</w:t>
            </w:r>
          </w:p>
        </w:tc>
        <w:tc>
          <w:tcPr>
            <w:tcW w:type="dxa" w:w="2664"/>
            <w:shd w:val="clear" w:color="auto" w:fill="D9EAF7"/>
          </w:tcPr>
          <w:p w14:paraId="2FEB638F" w14:textId="77777777">
            <w:pPr>
              <w:pStyle w:val="ToolkitTable"/>
            </w:pPr>
            <w:r>
              <w:rPr>
                <w:b/>
              </w:rPr>
              <w:t xml:space="preserve">R1C3</w:t>
            </w:r>
          </w:p>
        </w:tc>
        <w:tc>
          <w:tcPr>
            <w:tcW w:type="dxa" w:w="2664"/>
            <w:shd w:val="clear" w:color="auto" w:fill="D9EAF7"/>
          </w:tcPr>
          <w:p w14:paraId="542476CF" w14:textId="77777777">
            <w:pPr>
              <w:pStyle w:val="ToolkitTable"/>
            </w:pPr>
            <w:r>
              <w:rPr>
                <w:b/>
              </w:rPr>
              <w:t xml:space="preserve">R1C4</w:t>
            </w:r>
          </w:p>
        </w:tc>
      </w:tr>
      <w:tr w14:paraId="5A9B792E" w14:textId="77777777">
        <w:trPr>
          <w:ins w:id="34" w:author="WordToolkit QA" w:date="2026-07-25T22:47:46Z"/>
        </w:trPr>
        <w:tc>
          <w:tcPr>
            <w:tcW w:type="dxa" w:w="2664"/>
          </w:tcPr>
          <w:p w14:paraId="6A040EB0" w14:textId="77777777">
            <w:pPr>
              <w:pStyle w:val="ToolkitTable"/>
            </w:pPr>
            <w:r>
              <w:t xml:space="preserve">R2C1</w:t>
            </w:r>
          </w:p>
        </w:tc>
        <w:tc>
          <w:tcPr>
            <w:tcW w:type="dxa" w:w="2664"/>
          </w:tcPr>
          <w:p w14:paraId="5B201B65" w14:textId="77777777">
            <w:pPr>
              <w:pStyle w:val="ToolkitTable"/>
            </w:pPr>
            <w:r>
              <w:t xml:space="preserve">R2C2</w:t>
            </w:r>
          </w:p>
        </w:tc>
        <w:tc>
          <w:tcPr>
            <w:tcW w:type="dxa" w:w="2664"/>
          </w:tcPr>
          <w:p w14:paraId="7AE256B3" w14:textId="77777777">
            <w:pPr>
              <w:pStyle w:val="ToolkitTable"/>
            </w:pPr>
            <w:r>
              <w:t xml:space="preserve">R2C3</w:t>
            </w:r>
          </w:p>
        </w:tc>
        <w:tc>
          <w:tcPr>
            <w:tcW w:type="dxa" w:w="2664"/>
          </w:tcPr>
          <w:p w14:paraId="277AB8CC" w14:textId="77777777">
            <w:pPr>
              <w:pStyle w:val="ToolkitTable"/>
            </w:pPr>
            <w:r>
              <w:t xml:space="preserve">R2C4</w:t>
            </w:r>
          </w:p>
        </w:tc>
      </w:tr>
      <w:tr w14:paraId="68483BF3" w14:textId="77777777">
        <w:trPr>
          <w:ins w:id="35" w:author="WordToolkit QA" w:date="2026-07-25T22:47:46Z"/>
        </w:trPr>
        <w:tc>
          <w:tcPr>
            <w:tcW w:type="dxa" w:w="2664"/>
          </w:tcPr>
          <w:p w14:paraId="5669052E" w14:textId="77777777">
            <w:pPr>
              <w:pStyle w:val="ToolkitTable"/>
            </w:pPr>
            <w:r>
              <w:t xml:space="preserve">R3C1</w:t>
            </w:r>
          </w:p>
        </w:tc>
        <w:tc>
          <w:tcPr>
            <w:tcW w:type="dxa" w:w="2664"/>
          </w:tcPr>
          <w:p w14:paraId="0BB231CB" w14:textId="77777777">
            <w:pPr>
              <w:pStyle w:val="ToolkitTable"/>
            </w:pPr>
            <w:r>
              <w:t xml:space="preserve">R3C2</w:t>
            </w:r>
          </w:p>
        </w:tc>
        <w:tc>
          <w:tcPr>
            <w:tcW w:type="dxa" w:w="2664"/>
          </w:tcPr>
          <w:p w14:paraId="6A36C6BA" w14:textId="77777777">
            <w:pPr>
              <w:pStyle w:val="ToolkitTable"/>
            </w:pPr>
          </w:p>
        </w:tc>
        <w:tc>
          <w:tcPr>
            <w:tcW w:type="dxa" w:w="2664"/>
          </w:tcPr>
          <w:p w14:paraId="4D4EC445" w14:textId="77777777">
            <w:pPr>
              <w:pStyle w:val="ToolkitTable"/>
            </w:pPr>
            <w:r>
              <w:t xml:space="preserve">R3C4</w:t>
            </w:r>
          </w:p>
        </w:tc>
      </w:tr>
      <w:tr w14:paraId="2221D01F" w14:textId="77777777">
        <w:trPr>
          <w:ins w:id="36" w:author="WordToolkit QA" w:date="2026-07-25T22:47:46Z"/>
        </w:trPr>
        <w:tc>
          <w:tcPr>
            <w:tcW w:type="dxa" w:w="2664"/>
          </w:tcPr>
          <w:p w14:paraId="75C4AB2A" w14:textId="77777777">
            <w:pPr>
              <w:pStyle w:val="ToolkitTable"/>
            </w:pPr>
            <w:r>
              <w:t xml:space="preserve">R4C1</w:t>
            </w:r>
          </w:p>
        </w:tc>
        <w:tc>
          <w:tcPr>
            <w:tcW w:type="dxa" w:w="2664"/>
          </w:tcPr>
          <w:p w14:paraId="37F93F6F" w14:textId="77777777">
            <w:pPr>
              <w:pStyle w:val="ToolkitTable"/>
            </w:pPr>
            <w:r>
              <w:t xml:space="preserve">R4C2</w:t>
            </w:r>
          </w:p>
        </w:tc>
        <w:tc>
          <w:tcPr>
            <w:tcW w:type="dxa" w:w="2664"/>
          </w:tcPr>
          <w:p w14:paraId="4D64E8FB" w14:textId="77777777">
            <w:pPr>
              <w:pStyle w:val="ToolkitTable"/>
            </w:pPr>
            <w:r>
              <w:t xml:space="preserve">R4C3</w:t>
            </w:r>
          </w:p>
        </w:tc>
        <w:tc>
          <w:tcPr>
            <w:tcW w:type="dxa" w:w="2664"/>
          </w:tcPr>
          <w:p w14:paraId="1348FD32" w14:textId="77777777">
            <w:pPr>
              <w:pStyle w:val="ToolkitTable"/>
            </w:pPr>
            <w:r>
              <w:t xml:space="preserve">R4C4</w:t>
            </w:r>
          </w:p>
        </w:tc>
      </w:tr>
      <w:tr w14:paraId="2D4C57FA" w14:textId="77777777">
        <w:trPr>
          <w:ins w:id="37" w:author="WordToolkit QA" w:date="2026-07-25T22:47:46Z"/>
        </w:trPr>
        <w:tc>
          <w:tcPr>
            <w:tcW w:type="dxa" w:w="2664"/>
          </w:tcPr>
          <w:p w14:paraId="3D6AE899" w14:textId="77777777">
            <w:pPr>
              <w:pStyle w:val="ToolkitTable"/>
            </w:pPr>
            <w:r>
              <w:t xml:space="preserve">R5C1</w:t>
            </w:r>
          </w:p>
        </w:tc>
        <w:tc>
          <w:tcPr>
            <w:tcW w:type="dxa" w:w="2664"/>
          </w:tcPr>
          <w:p w14:paraId="477B658E" w14:textId="77777777">
            <w:pPr>
              <w:pStyle w:val="ToolkitTable"/>
            </w:pPr>
            <w:r>
              <w:t xml:space="preserve">R5C2</w:t>
            </w:r>
          </w:p>
        </w:tc>
        <w:tc>
          <w:tcPr>
            <w:tcW w:type="dxa" w:w="2664"/>
          </w:tcPr>
          <w:p w14:paraId="286CA3B5" w14:textId="77777777">
            <w:pPr>
              <w:pStyle w:val="ToolkitTable"/>
            </w:pPr>
            <w:r>
              <w:t xml:space="preserve">R5C3</w:t>
            </w:r>
          </w:p>
        </w:tc>
        <w:tc>
          <w:tcPr>
            <w:tcW w:type="dxa" w:w="2664"/>
          </w:tcPr>
          <w:p w14:paraId="4E172D35" w14:textId="77777777">
            <w:pPr>
              <w:pStyle w:val="ToolkitTable"/>
            </w:pPr>
            <w:r>
              <w:t xml:space="preserve">R5C4</w:t>
            </w:r>
          </w:p>
        </w:tc>
      </w:tr>
    </w:tbl>
    <w:p w14:paraId="2123337D" w14:textId="77777777">
      <w:pPr>
        <w:pStyle w:val="ToolkitBody"/>
        <w:sectPr>
          <w:headerReference r:id="rId107" w:type="even"/>
          <w:headerReference r:id="rId105" w:type="first"/>
          <w:headerReference r:id="rId103" w:type="default"/>
          <w:footerReference r:id="rId108" w:type="even"/>
          <w:footerReference r:id="rId106" w:type="first"/>
          <w:footerReference r:id="rId104" w:type="default"/>
          <w:type w:val="nextPage"/>
          <w:pgSz w:w="15840" w:h="12240" w:orient="landscape"/>
          <w:pgMar w:top="850" w:bottom="850" w:left="850" w:right="850"/>
          <w:titlePg/>
        </w:sectPr>
      </w:pPr>
      <w:r>
        <w:t>Scalenie i podział wykonano bez przebudowy dokumentu.</w:t>
      </w:r>
    </w:p>
    <w:p w14:paraId="69F81A98" w14:textId="77777777">
      <w:pPr>
        <w:pStyle w:val="Heading1"/>
        <w:keepNext/>
        <w:keepLines/>
        <w:widowControl/>
      </w:pPr>
      <w:r>
        <w:t>3. A4, kolumny, listy i DrawingML</w:t>
      </w:r>
    </w:p>
    <w:p w14:paraId="2517073A" w14:textId="77777777">
      <w:pPr>
        <w:pStyle w:val="ToolkitBody"/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p w14:paraId="08F3E63C" w14:textId="77777777">
      <w:pPr>
        <w:pStyle w:val="ToolkitBody"/>
        <w:keepLines/>
        <w:widowControl/>
        <w:numPr>
          <w:ilvl w:val="0"/>
          <w:numId w:val="3"/>
        </w:numPr>
      </w:pPr>
      <w:r>
        <w:t>Poziom 1: kontrola numerowania, wcięć i dziedziczenia stylu.</w:t>
      </w:r>
    </w:p>
    <w:p w14:paraId="7CB766A7" w14:textId="77777777">
      <w:pPr>
        <w:pStyle w:val="ToolkitBody"/>
        <w:keepLines/>
        <w:widowControl/>
        <w:numPr>
          <w:ilvl w:val="1"/>
          <w:numId w:val="3"/>
        </w:numPr>
      </w:pPr>
      <w:r>
        <w:t>Poziom 2: kontrola numerowania, wcięć i dziedziczenia stylu.</w:t>
      </w:r>
    </w:p>
    <w:p w14:paraId="1380EEE5" w14:textId="77777777">
      <w:pPr>
        <w:pStyle w:val="ToolkitBody"/>
        <w:keepLines/>
        <w:widowControl/>
        <w:numPr>
          <w:ilvl w:val="2"/>
          <w:numId w:val="3"/>
        </w:numPr>
      </w:pPr>
      <w:r>
        <w:t>Poziom 3: kontrola numerowania, wcięć i dziedziczenia stylu.</w:t>
      </w:r>
    </w:p>
    <w:p w14:paraId="347D0ADC" w14:textId="77777777">
      <w:pPr>
        <w:pStyle w:val="ToolkitBody"/>
        <w:keepLines/>
        <w:widowControl/>
        <w:numPr>
          <w:ilvl w:val="0"/>
          <w:numId w:val="3"/>
        </w:numPr>
      </w:pPr>
      <w:r>
        <w:t>Poziom 1: kontrola numerowania, wcięć i dziedziczenia stylu.</w:t>
      </w:r>
    </w:p>
    <w:p w14:paraId="6E08233A" w14:textId="77777777">
      <w:pPr>
        <w:pStyle w:val="ToolkitBody"/>
        <w:keepLines/>
        <w:widowControl/>
        <w:numPr>
          <w:ilvl w:val="1"/>
          <w:numId w:val="3"/>
        </w:numPr>
      </w:pPr>
      <w:r>
        <w:t>Poziom 2: kontrola numerowania, wcięć i dziedziczenia stylu.</w:t>
      </w:r>
    </w:p>
    <w:p w14:paraId="1C69EF24" w14:textId="77777777">
      <w:pPr>
        <w:pStyle w:val="ToolkitBody"/>
        <w:keepLines/>
        <w:widowControl/>
        <w:numPr>
          <w:ilvl w:val="2"/>
          <w:numId w:val="3"/>
        </w:numPr>
      </w:pPr>
      <w:r>
        <w:t>Poziom 3: kontrola numerowania, wcięć i dziedziczenia stylu.</w:t>
      </w:r>
    </w:p>
    <w:p w14:paraId="66620F6F" w14:textId="77777777">
      <w:pPr>
        <w:pStyle w:val="ToolkitBody"/>
        <w:keepLines/>
        <w:widowControl/>
        <w:numPr>
          <w:ilvl w:val="0"/>
          <w:numId w:val="3"/>
        </w:numPr>
      </w:pPr>
      <w:r>
        <w:t>Poziom 1: kontrola numerowania, wcięć i dziedziczenia stylu.</w:t>
      </w:r>
    </w:p>
    <w:p w14:paraId="3D84ADCF" w14:textId="77777777">
      <w:pPr>
        <w:pStyle w:val="ToolkitBody"/>
        <w:keepLines/>
        <w:widowControl/>
        <w:numPr>
          <w:ilvl w:val="1"/>
          <w:numId w:val="3"/>
        </w:numPr>
      </w:pPr>
      <w:r>
        <w:t>Poziom 2: kontrola numerowania, wcięć i dziedziczenia stylu.</w:t>
      </w:r>
    </w:p>
    <w:p w14:paraId="7AEEAD7C" w14:textId="77777777">
      <w:pPr>
        <w:pStyle w:val="ToolkitBody"/>
        <w:keepLines/>
        <w:widowControl/>
        <w:numPr>
          <w:ilvl w:val="2"/>
          <w:numId w:val="3"/>
        </w:numPr>
      </w:pPr>
      <w:r>
        <w:t>Poziom 3: kontrola numerowania, wcięć i dziedziczenia stylu.</w:t>
      </w:r>
    </w:p>
    <w:p w14:paraId="7F9F334A" w14:textId="77777777">
      <w:pPr>
        <w:pStyle w:val="ToolkitBody"/>
        <w:keepLines/>
        <w:widowControl/>
        <w:numPr>
          <w:ilvl w:val="0"/>
          <w:numId w:val="3"/>
        </w:numPr>
      </w:pPr>
      <w:r>
        <w:t>Poziom 1: kontrola numerowania, wcięć i dziedziczenia stylu.</w:t>
      </w:r>
    </w:p>
    <w:p w14:paraId="6A46A3BC" w14:textId="77777777">
      <w:pPr>
        <w:pStyle w:val="ToolkitBody"/>
        <w:keepLines/>
        <w:widowControl/>
        <w:numPr>
          <w:ilvl w:val="1"/>
          <w:numId w:val="3"/>
        </w:numPr>
      </w:pPr>
      <w:r>
        <w:t>Poziom 2: kontrola numerowania, wcięć i dziedziczenia stylu.</w:t>
      </w:r>
    </w:p>
    <w:p w14:paraId="152F4FF0" w14:textId="77777777">
      <w:pPr>
        <w:pStyle w:val="ToolkitBody"/>
        <w:keepLines/>
        <w:widowControl/>
        <w:numPr>
          <w:ilvl w:val="2"/>
          <w:numId w:val="3"/>
        </w:numPr>
      </w:pPr>
      <w:r>
        <w:t>Poziom 3: kontrola numerowania, wcięć i dziedziczenia stylu.</w:t>
      </w:r>
    </w:p>
    <w:p w14:paraId="62ADFF3F" w14:textId="77777777">
      <w:pPr>
        <w:pStyle w:val="Heading2"/>
        <w:keepNext/>
        <w:keepLines/>
        <w:widowControl/>
      </w:pPr>
      <w:r>
        <w:t>3.1 Obrazy dostępne i podpisy</w:t>
      </w:r>
    </w:p>
    <w:p w14:paraId="5D92DE45" w14:textId="77777777">
      <w:pPr>
        <w:pStyle w:val="ToolkitBody"/>
      </w:pPr>
      <w:r>
        <w:t>Obraz osadzony poniżej ma opis alternatywny.</w:t>
      </w:r>
    </w:p>
    <w:p w14:paraId="3BFCE8B3" w14:textId="77777777">
      <w:r>
        <w:drawing>
          <ns2:inline xmlns:ns2="http://schemas.openxmlformats.org/drawingml/2006/wordprocessingDrawing">
            <ns2:extent cx="2650000" cy="1150000"/>
            <ns2:docPr id="1" name="Image 1" descr="Wykres liniowy pokazujący zachowanie mediów DrawingML w WordToolkit" title="Media round-trip"/>
            <ns2:cNvGraphicFramePr>
              <ns3:graphicFrameLocks xmlns:ns3="http://schemas.openxmlformats.org/drawingml/2006/main" noChangeAspect="1"/>
            </ns2:cNvGraphicFramePr>
            <ns4:graphic xmlns:ns4="http://schemas.openxmlformats.org/drawingml/2006/main">
              <ns4:graphicData uri="http://schemas.openxmlformats.org/drawingml/2006/picture">
                <ns5:pic xmlns:ns5="http://schemas.openxmlformats.org/drawingml/2006/picture">
                  <ns5:nvPicPr>
                    <ns5:cNvPr id="1" name="Image 1"/>
                    <ns5:cNvPicPr/>
                  </ns5:nvPicPr>
                  <ns5:blipFill>
                    <ns4:blip r:embed="rId95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650000" cy="11500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2:inline>
        </w:drawing>
      </w:r>
    </w:p>
    <w:p w14:paraId="2274DE3A" w14:textId="77777777">
      <w:pPr>
        <w:pStyle w:val="Caption"/>
      </w:pPr>
      <w:r>
        <w:t>Rysunek 1: Media osadzone i opisane</w:t>
      </w:r>
    </w:p>
    <w:p w14:paraId="639741AD" w14:textId="77777777">
      <w:r>
        <w:br w:type="page"/>
      </w:r>
    </w:p>
    <w:p w14:paraId="65D58538" w14:textId="77777777">
      <w:pPr>
        <w:pStyle w:val="Heading2"/>
        <w:keepNext/>
        <w:keepLines/>
        <w:widowControl/>
      </w:pPr>
      <w:r>
        <w:t>3.2 Obraz pływający i przepływ tekstu</w:t>
      </w:r>
    </w:p>
    <w:p w14:paraId="2742A6F7" w14:textId="77777777">
      <w:pPr>
        <w:pStyle w:val="ToolkitBody"/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p w14:paraId="20060040" w14:textId="77777777">
      <w:r>
        <w:drawing>
          <ns0:anchor xmlns:ns0="http://schemas.openxmlformats.org/drawingml/2006/wordprocessingDrawing" distT="0" distB="0" distL="114300" distR="114300" simplePos="0" locked="0" layoutInCell="1" allowOverlap="1" behindDoc="0" relativeHeight="251658240">
            <ns0:simplePos x="0" y="0"/>
            <ns0:positionH relativeFrom="page">
              <ns0:posOffset>4140000</ns0:posOffset>
            </ns0:positionH>
            <ns0:positionV relativeFrom="page">
              <ns0:posOffset>2880000</ns0:posOffset>
            </ns0:positionV>
            <ns0:extent cx="1152000" cy="1152000"/>
            <ns0:effectExtent l="0" t="0" r="0" b="0"/>
            <ns0:wrapTopAndBottom/>
            <ns0:docPr id="2" name="Image 2" descr="Zielony znak jakości OOXML round-trip" title="OOXML round-trip"/>
            <ns0:cNvGraphicFramePr>
              <ns1:graphicFrameLocks xmlns:ns1="http://schemas.openxmlformats.org/drawingml/2006/main" noChangeAspect="1"/>
            </ns0:cNvGraphicFramePr>
            <ns2:graphic xmlns:ns2="http://schemas.openxmlformats.org/drawingml/2006/main">
              <ns2:graphicData uri="http://schemas.openxmlformats.org/drawingml/2006/picture">
                <ns3:pic xmlns:ns3="http://schemas.openxmlformats.org/drawingml/2006/picture">
                  <ns3:nvPicPr>
                    <ns3:cNvPr id="2" name="Image 2"/>
                    <ns3:cNvPicPr/>
                  </ns3:nvPicPr>
                  <ns3:blipFill>
                    <ns2:blip r:embed="rId9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152000" cy="1152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0:anchor>
        </w:drawing>
      </w:r>
    </w:p>
    <w:p w14:paraId="36D3739D" w14:textId="77777777">
      <w:pPr>
        <w:pStyle w:val="ToolkitBody"/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p w14:paraId="1B320607" w14:textId="77777777">
      <w:pPr>
        <w:pStyle w:val="ToolkitBody"/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p w14:paraId="3F36BD83" w14:textId="77777777">
      <w:pPr>
        <w:pStyle w:val="ToolkitBody"/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p w14:paraId="45717D99" w14:textId="77777777">
      <w:pPr>
        <w:pStyle w:val="ToolkitBody"/>
        <w:sectPr>
          <w:headerReference r:id="rId113" w:type="even"/>
          <w:headerReference r:id="rId111" w:type="first"/>
          <w:headerReference r:id="rId109" w:type="default"/>
          <w:footerReference r:id="rId114" w:type="even"/>
          <w:footerReference r:id="rId112" w:type="first"/>
          <w:footerReference r:id="rId110" w:type="default"/>
          <w:type w:val="nextPage"/>
          <w:pgSz w:w="11906" w:h="16838" w:orient="portrait"/>
          <w:pgMar w:top="1134" w:bottom="1134" w:left="1134" w:right="1134"/>
          <w:cols w:num="2" w:equalWidth="1"/>
          <w:titlePg/>
        </w:sectPr>
      </w:pPr>
      <w:r>
        <w:t>WordToolkit preserves the package graph while applying a narrow, intentional edit. Every paragraph in this stress document participates in pagination, style inheritance, field evaluation or round-trip verification. The text is intentionally long enough to exercise line breaking, widow control and keep-together behavior across renderers.</w:t>
      </w:r>
    </w:p>
    <w:p w14:paraId="47031CF8" w14:textId="77777777">
      <w:pPr>
        <w:pStyle w:val="Heading1"/>
        <w:keepNext/>
        <w:keepLines/>
        <w:widowControl/>
      </w:pPr>
      <w:r>
        <w:t>4. Galeria natywnych równań Office Math</w:t>
      </w:r>
    </w:p>
    <w:p w14:paraId="2D563A7E" w14:textId="77777777">
      <w:pPr>
        <w:pStyle w:val="ToolkitBody"/>
      </w:pPr>
      <w:r>
        <w:t>Każdy wzór jest zapisany jako m:oMath lub m:oMathPara. Konwersja nie używa obrazu.</w:t>
      </w:r>
    </w:p>
    <w:p w14:paraId="6072C607" w14:textId="77777777">
      <w:pPr>
        <w:pStyle w:val="Heading3"/>
        <w:keepNext/>
        <w:keepLines/>
        <w:widowControl/>
      </w:pPr>
      <w:r>
        <w:t>Równanie 1 — latex</w:t>
      </w:r>
    </w:p>
    <w:p w14:paraId="53739B27" w14:textId="77777777">
      <m:oMathPara xmlns:m="http://schemas.openxmlformats.org/officeDocument/2006/math">
        <m:oMath>
          <m:f>
            <m:num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rad>
                <m:radPr/>
                <m:deg>
                  <m:r>
                    <m:t>3</m:t>
                  </m:r>
                </m:deg>
                <m:e>
                  <m:r>
                    <m:t>y</m:t>
                  </m:r>
                </m:e>
              </m:rad>
            </m:num>
            <m:den>
              <m:r>
                <m:t>1</m:t>
              </m:r>
              <m:r>
                <m:t>+</m:t>
              </m:r>
              <m:r>
                <m:t>α</m:t>
              </m:r>
            </m:den>
          </m:f>
          <m:r>
            <m:t>+</m:t>
          </m:r>
          <m:nary>
            <m:naryPr>
              <m:chr m:val="∑"/>
              <m:limLoc m:val="undOvr"/>
            </m:naryPr>
            <m:sub>
              <m:r>
                <m:t>k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jc w:val="right"/>
      </w:pPr>
      <w:r>
        <w:t>(</w:t>
      </w:r>
      <w:bookmarkStart w:id="38" w:name="Eq_1"/>
      <w:fldSimple w:instr=" SEQ Equation \* ARABIC ">
        <w:r>
          <w:t>1</w:t>
        </w:r>
      </w:fldSimple>
      <w:bookmarkEnd w:id="38"/>
      <w:r>
        <w:t>)</w:t>
      </w:r>
    </w:p>
    <w:p w14:paraId="676EBEB3" w14:textId="77777777">
      <w:pPr>
        <w:pStyle w:val="ToolkitCallout"/>
      </w:pPr>
      <w:r>
        <w:t>Źródło: latex</w:t>
      </w:r>
    </w:p>
    <w:p w14:paraId="03860C0F" w14:textId="77777777">
      <w:pPr>
        <w:pStyle w:val="Heading3"/>
        <w:keepNext/>
        <w:keepLines/>
        <w:widowControl/>
      </w:pPr>
      <w:r>
        <w:t>Równanie 2 — latex</w:t>
      </w:r>
    </w:p>
    <w:p w14:paraId="01EB3191" w14:textId="77777777">
      <m:oMathPara xmlns:m="http://schemas.openxmlformats.org/officeDocument/2006/math">
        <m:oMath>
          <m:d>
            <m:dPr>
              <m:begChr m:val="("/>
              <m:endChr m:val=")"/>
            </m:dPr>
            <m:e>
              <m:m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pPr>
        <w:jc w:val="right"/>
      </w:pPr>
      <w:r>
        <w:t>(</w:t>
      </w:r>
      <w:bookmarkStart w:id="39" w:name="Eq_2"/>
      <w:fldSimple w:instr=" SEQ Equation \* ARABIC ">
        <w:r>
          <w:t>2</w:t>
        </w:r>
      </w:fldSimple>
      <w:bookmarkEnd w:id="39"/>
      <w:r>
        <w:t>)</w:t>
      </w:r>
    </w:p>
    <w:p w14:paraId="283DF93E" w14:textId="77777777">
      <w:pPr>
        <w:pStyle w:val="ToolkitCallout"/>
      </w:pPr>
      <w:r>
        <w:t>Źródło: latex</w:t>
      </w:r>
    </w:p>
    <w:p w14:paraId="17FC9363" w14:textId="77777777">
      <w:pPr>
        <w:pStyle w:val="Heading3"/>
        <w:keepNext/>
        <w:keepLines/>
        <w:widowControl/>
      </w:pPr>
      <w:r>
        <w:t>Równanie 3 — latex</w:t>
      </w:r>
    </w:p>
    <w:p w14:paraId="002C1DEE" w14:textId="77777777">
      <m:oMathPara xmlns:m="http://schemas.openxmlformats.org/officeDocument/2006/math">
        <m:oMath>
          <m:eqArr>
            <m:e>
              <m:r>
                <m:t>x</m:t>
              </m:r>
              <m:r>
                <m:t>+</m:t>
              </m:r>
              <m:r>
                <m:t>y</m:t>
              </m:r>
              <m:r>
                <m:t>=</m:t>
              </m:r>
              <m:r>
                <m:t>1</m:t>
              </m:r>
            </m:e>
            <m:e>
              <m:r>
                <m:t>2</m:t>
              </m:r>
              <m:r>
                <m:t>x</m:t>
              </m:r>
              <m:r>
                <m:t>-</m:t>
              </m:r>
              <m:r>
                <m:t>y</m:t>
              </m:r>
              <m:r>
                <m:t>=</m:t>
              </m:r>
              <m:r>
                <m:t>0</m:t>
              </m:r>
            </m:e>
          </m:eqArr>
        </m:oMath>
      </m:oMathPara>
    </w:p>
    <w:p>
      <w:pPr>
        <w:jc w:val="right"/>
      </w:pPr>
      <w:r>
        <w:t>(</w:t>
      </w:r>
      <w:bookmarkStart w:id="40" w:name="Eq_3"/>
      <w:fldSimple w:instr=" SEQ Equation \* ARABIC ">
        <w:r>
          <w:t>3</w:t>
        </w:r>
      </w:fldSimple>
      <w:bookmarkEnd w:id="40"/>
      <w:r>
        <w:t>)</w:t>
      </w:r>
    </w:p>
    <w:p w14:paraId="4B9CC29F" w14:textId="77777777">
      <w:pPr>
        <w:pStyle w:val="ToolkitCallout"/>
      </w:pPr>
      <w:r>
        <w:t>Źródło: latex</w:t>
      </w:r>
    </w:p>
    <w:p w14:paraId="09E37049" w14:textId="77777777">
      <w:pPr>
        <w:pStyle w:val="Heading3"/>
        <w:keepNext/>
        <w:keepLines/>
        <w:widowControl/>
      </w:pPr>
      <w:r>
        <w:t>Równanie 4 — latex</w:t>
      </w:r>
    </w:p>
    <w:p w14:paraId="1A27EAD6" w14:textId="77777777">
      <m:oMathPara xmlns:m="http://schemas.openxmlformats.org/officeDocument/2006/math">
        <m:oMath>
          <m:limLow>
            <m:e>
              <m:r>
                <m:t>lim</m:t>
              </m:r>
            </m:e>
            <m:lim>
              <m:r>
                <m:t>x</m:t>
              </m:r>
              <m:r>
                <m:t>→</m:t>
              </m:r>
              <m:r>
                <m:t>0</m:t>
              </m:r>
            </m:lim>
          </m:limLow>
          <m:f>
            <m:num>
              <m:func>
                <m:fName>
                  <m:r>
                    <m:t>sin</m:t>
                  </m:r>
                </m:fName>
                <m:e>
                  <m:r>
                    <m:t>x</m:t>
                  </m:r>
                </m:e>
              </m:func>
            </m:num>
            <m:den>
              <m:r>
                <m:t>x</m:t>
              </m:r>
            </m:den>
          </m:f>
        </m:oMath>
      </m:oMathPara>
    </w:p>
    <w:p>
      <w:pPr>
        <w:jc w:val="right"/>
      </w:pPr>
      <w:r>
        <w:t>(</w:t>
      </w:r>
      <w:bookmarkStart w:id="41" w:name="Eq_4"/>
      <w:fldSimple w:instr=" SEQ Equation \* ARABIC ">
        <w:r>
          <w:t>4</w:t>
        </w:r>
      </w:fldSimple>
      <w:bookmarkEnd w:id="41"/>
      <w:r>
        <w:t>)</w:t>
      </w:r>
    </w:p>
    <w:p w14:paraId="21C74122" w14:textId="77777777">
      <w:pPr>
        <w:pStyle w:val="ToolkitCallout"/>
      </w:pPr>
      <w:r>
        <w:t>Źródło: latex</w:t>
      </w:r>
    </w:p>
    <w:p w14:paraId="784A2911" w14:textId="77777777">
      <w:pPr>
        <w:pStyle w:val="Heading3"/>
        <w:keepNext/>
        <w:keepLines/>
        <w:widowControl/>
      </w:pPr>
      <w:r>
        <w:t>Równanie 5 — latex</w:t>
      </w:r>
    </w:p>
    <w:p w14:paraId="6ACEB162" w14:textId="77777777">
      <m:oMathPara xmlns:m="http://schemas.openxmlformats.org/officeDocument/2006/math">
        <m:oMath>
          <m:acc>
            <m:accPr>
              <m:chr m:val="→"/>
            </m:accPr>
            <m:e>
              <m:r>
                <m:t>v</m:t>
              </m:r>
            </m:e>
          </m:acc>
          <m:r>
            <m:t>+</m:t>
          </m:r>
          <m:acc>
            <m:accPr>
              <m:chr m:val="^"/>
            </m:accPr>
            <m:e>
              <m:r>
                <m:t>x</m:t>
              </m:r>
            </m:e>
          </m:acc>
          <m:r>
            <m:t>+</m:t>
          </m:r>
          <m:acc>
            <m:accPr>
              <m:chr m:val="¯"/>
            </m:accPr>
            <m:e>
              <m:r>
                <m:t>y</m:t>
              </m:r>
            </m:e>
          </m:acc>
          <m:r>
            <m:t>+</m:t>
          </m:r>
          <m:r>
            <m:rPr>
              <m:nor/>
            </m:rPr>
            <m:t>const</m:t>
          </m:r>
        </m:oMath>
      </m:oMathPara>
    </w:p>
    <w:p>
      <w:pPr>
        <w:jc w:val="right"/>
      </w:pPr>
      <w:r>
        <w:t>(</w:t>
      </w:r>
      <w:bookmarkStart w:id="42" w:name="Eq_5"/>
      <w:fldSimple w:instr=" SEQ Equation \* ARABIC ">
        <w:r>
          <w:t>5</w:t>
        </w:r>
      </w:fldSimple>
      <w:bookmarkEnd w:id="42"/>
      <w:r>
        <w:t>)</w:t>
      </w:r>
    </w:p>
    <w:p w14:paraId="71DED6B1" w14:textId="77777777">
      <w:pPr>
        <w:pStyle w:val="ToolkitCallout"/>
      </w:pPr>
      <w:r>
        <w:t>Źródło: latex</w:t>
      </w:r>
    </w:p>
    <w:p w14:paraId="45BB4959" w14:textId="77777777">
      <w:pPr>
        <w:pStyle w:val="Heading3"/>
        <w:keepNext/>
        <w:keepLines/>
        <w:widowControl/>
      </w:pPr>
      <w:r>
        <w:t>Równanie 6 — unicodemath</w:t>
      </w:r>
    </w:p>
    <w:p w14:paraId="70629056" w14:textId="77777777">
      <m:oMathPara xmlns:m="http://schemas.openxmlformats.org/officeDocument/2006/math">
        <m:oMath>
          <m:m>
            <m:mr>
              <m:e>
                <m:r>
                  <m:t>a</m:t>
                </m:r>
              </m:e>
              <m:e>
                <m:r>
                  <m:t>b</m:t>
                </m:r>
              </m:e>
            </m:mr>
            <m:mr>
              <m:e>
                <m:r>
                  <m:t>c</m:t>
                </m:r>
              </m:e>
              <m:e>
                <m:r>
                  <m:t>d</m:t>
                </m:r>
              </m:e>
            </m:mr>
          </m:m>
        </m:oMath>
      </m:oMathPara>
    </w:p>
    <w:p>
      <w:pPr>
        <w:jc w:val="right"/>
      </w:pPr>
      <w:r>
        <w:t>(</w:t>
      </w:r>
      <w:bookmarkStart w:id="43" w:name="Eq_6"/>
      <w:fldSimple w:instr=" SEQ Equation \* ARABIC ">
        <w:r>
          <w:t>6</w:t>
        </w:r>
      </w:fldSimple>
      <w:bookmarkEnd w:id="43"/>
      <w:r>
        <w:t>)</w:t>
      </w:r>
    </w:p>
    <w:p w14:paraId="36AB4DB5" w14:textId="77777777">
      <w:pPr>
        <w:pStyle w:val="ToolkitCallout"/>
      </w:pPr>
      <w:r>
        <w:t>Źródło: unicodemath</w:t>
      </w:r>
    </w:p>
    <w:p w14:paraId="374B0888" w14:textId="77777777">
      <w:pPr>
        <w:pStyle w:val="Heading3"/>
        <w:keepNext/>
        <w:keepLines/>
        <w:widowControl/>
      </w:pPr>
      <w:r>
        <w:t>Równanie 7 — unicodemath</w:t>
      </w:r>
    </w:p>
    <w:p w14:paraId="763E7C12" w14:textId="77777777">
      <m:oMathPara xmlns:m="http://schemas.openxmlformats.org/officeDocument/2006/math">
        <m:oMath>
          <m:eqArr>
            <m:e>
              <m:r>
                <m:t>x</m:t>
              </m:r>
              <m:r>
                <m:t>+</m:t>
              </m:r>
              <m:r>
                <m:t>y</m:t>
              </m:r>
              <m:r>
                <m:t>=</m:t>
              </m:r>
              <m:r>
                <m:t>1</m:t>
              </m:r>
            </m:e>
            <m:e>
              <m:r>
                <m:t>2</m:t>
              </m:r>
              <m:r>
                <m:t>x</m:t>
              </m:r>
              <m:r>
                <m:t>-</m:t>
              </m:r>
              <m:r>
                <m:t>y</m:t>
              </m:r>
              <m:r>
                <m:t>=</m:t>
              </m:r>
              <m:r>
                <m:t>0</m:t>
              </m:r>
            </m:e>
          </m:eqArr>
        </m:oMath>
      </m:oMathPara>
    </w:p>
    <w:p>
      <w:pPr>
        <w:jc w:val="right"/>
      </w:pPr>
      <w:r>
        <w:t>(</w:t>
      </w:r>
      <w:bookmarkStart w:id="44" w:name="Eq_7"/>
      <w:fldSimple w:instr=" SEQ Equation \* ARABIC ">
        <w:r>
          <w:t>7</w:t>
        </w:r>
      </w:fldSimple>
      <w:bookmarkEnd w:id="44"/>
      <w:r>
        <w:t>)</w:t>
      </w:r>
    </w:p>
    <w:p w14:paraId="0C057D41" w14:textId="77777777">
      <w:pPr>
        <w:pStyle w:val="ToolkitCallout"/>
      </w:pPr>
      <w:r>
        <w:t>Źródło: unicodemath</w:t>
      </w:r>
    </w:p>
    <w:p w14:paraId="7B440109" w14:textId="77777777">
      <w:pPr>
        <w:pStyle w:val="Heading3"/>
        <w:keepNext/>
        <w:keepLines/>
        <w:widowControl/>
      </w:pPr>
      <w:r>
        <w:t>Równanie 8 — unicodemath</w:t>
      </w:r>
    </w:p>
    <w:p w14:paraId="241E3058" w14:textId="77777777">
      <m:oMathPara xmlns:m="http://schemas.openxmlformats.org/officeDocument/2006/math">
        <m:oMath>
          <m:rad>
            <m:radPr/>
            <m:deg>
              <m:r>
                <m:t>3</m:t>
              </m:r>
            </m:deg>
            <m:e>
              <m:r>
                <m:t>x</m:t>
              </m:r>
            </m:e>
          </m:rad>
          <m:r>
            <m:t>+</m:t>
          </m:r>
          <m:nary>
            <m:naryPr>
              <m:chr m:val="∫"/>
              <m:limLoc m:val="undOvr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jc w:val="right"/>
      </w:pPr>
      <w:r>
        <w:t>(</w:t>
      </w:r>
      <w:bookmarkStart w:id="45" w:name="Eq_8"/>
      <w:fldSimple w:instr=" SEQ Equation \* ARABIC ">
        <w:r>
          <w:t>8</w:t>
        </w:r>
      </w:fldSimple>
      <w:bookmarkEnd w:id="45"/>
      <w:r>
        <w:t>)</w:t>
      </w:r>
    </w:p>
    <w:p w14:paraId="20720D86" w14:textId="77777777">
      <w:pPr>
        <w:pStyle w:val="ToolkitCallout"/>
      </w:pPr>
      <w:r>
        <w:t>Źródło: unicodemath</w:t>
      </w:r>
    </w:p>
    <w:p w14:paraId="6B8F6A58" w14:textId="77777777">
      <w:pPr>
        <w:pStyle w:val="Heading2"/>
        <w:keepNext/>
        <w:keepLines/>
        <w:pageBreakBefore/>
        <w:widowControl/>
      </w:pPr>
      <w:r>
        <w:t>4.1 Druga strona galerii równań</w:t>
      </w:r>
    </w:p>
    <w:p w14:paraId="70EF27F2" w14:textId="77777777">
      <w:pPr>
        <w:pStyle w:val="Heading3"/>
        <w:keepNext/>
        <w:keepLines/>
        <w:widowControl/>
      </w:pPr>
      <w:r>
        <w:t>Równanie 9 — mathml</w:t>
      </w:r>
    </w:p>
    <w:p w14:paraId="36876DBE" w14:textId="77777777">
      <m:oMathPara xmlns:m="http://schemas.openxmlformats.org/officeDocument/2006/math">
        <m:oMath>
          <m:nary>
            <m:naryPr>
              <m:chr m:val="∏"/>
              <m:limLoc m:val="undOvr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jc w:val="right"/>
      </w:pPr>
      <w:r>
        <w:t>(</w:t>
      </w:r>
      <w:bookmarkStart w:id="46" w:name="Eq_9"/>
      <w:fldSimple w:instr=" SEQ Equation \* ARABIC ">
        <w:r>
          <w:t>9</w:t>
        </w:r>
      </w:fldSimple>
      <w:bookmarkEnd w:id="46"/>
      <w:r>
        <w:t>)</w:t>
      </w:r>
    </w:p>
    <w:p w14:paraId="71EA1697" w14:textId="77777777">
      <w:pPr>
        <w:pStyle w:val="ToolkitCallout"/>
      </w:pPr>
      <w:r>
        <w:t>Źródło: mathml</w:t>
      </w:r>
    </w:p>
    <w:p w14:paraId="10C3E841" w14:textId="77777777">
      <w:pPr>
        <w:pStyle w:val="Heading3"/>
        <w:keepNext/>
        <w:keepLines/>
        <w:widowControl/>
      </w:pPr>
      <w:r>
        <w:t>Równanie 10 — mathml</w:t>
      </w:r>
    </w:p>
    <w:p w14:paraId="1E5DB708" w14:textId="77777777">
      <m:oMathPara xmlns:m="http://schemas.openxmlformats.org/officeDocument/2006/math">
        <m:oMath>
          <m:r>
            <m:t>{</m:t>
          </m:r>
          <m:eqArr>
            <m:e>
              <m:r>
                <m:t>x</m:t>
              </m:r>
              <m:r>
                <m:t>+</m:t>
              </m:r>
              <m:r>
                <m:t>y</m:t>
              </m:r>
              <m:r>
                <m:t>=</m:t>
              </m:r>
              <m:r>
                <m:t>1</m:t>
              </m:r>
            </m:e>
            <m:e>
              <m:r>
                <m:t>2</m:t>
              </m:r>
              <m:r>
                <m:t>x</m:t>
              </m:r>
              <m:r>
                <m:t>-</m:t>
              </m:r>
              <m:r>
                <m:t>y</m:t>
              </m:r>
              <m:r>
                <m:t>=</m:t>
              </m:r>
              <m:r>
                <m:t>0</m:t>
              </m:r>
            </m:e>
          </m:eqArr>
        </m:oMath>
      </m:oMathPara>
    </w:p>
    <w:p>
      <w:pPr>
        <w:jc w:val="right"/>
      </w:pPr>
      <w:r>
        <w:t>(</w:t>
      </w:r>
      <w:bookmarkStart w:id="47" w:name="Eq_10"/>
      <w:fldSimple w:instr=" SEQ Equation \* ARABIC ">
        <w:r>
          <w:t>10</w:t>
        </w:r>
      </w:fldSimple>
      <w:bookmarkEnd w:id="47"/>
      <w:r>
        <w:t>)</w:t>
      </w:r>
    </w:p>
    <w:p w14:paraId="74B12B63" w14:textId="77777777">
      <w:pPr>
        <w:pStyle w:val="ToolkitCallout"/>
      </w:pPr>
      <w:r>
        <w:t>Źródło: mathml</w:t>
      </w:r>
    </w:p>
    <w:p w14:paraId="2DC240CA" w14:textId="77777777">
      <w:pPr>
        <w:pStyle w:val="Heading3"/>
        <w:keepNext/>
        <w:keepLines/>
        <w:widowControl/>
      </w:pPr>
      <w:r>
        <w:t>Równanie 11 — ast</w:t>
      </w:r>
    </w:p>
    <w:p w14:paraId="1FCA8886" w14:textId="77777777">
      <m:oMathPara xmlns:m="http://schemas.openxmlformats.org/officeDocument/2006/math">
        <m:oMath>
          <m:f>
            <m:num>
              <m:r>
                <m:t>a</m:t>
              </m:r>
            </m:num>
            <m:den>
              <m:rad>
                <m:radPr/>
                <m:deg>
                  <m:r>
                    <m:t>5</m:t>
                  </m:r>
                </m:deg>
                <m:e>
                  <m:r>
                    <m:t>b</m:t>
                  </m:r>
                </m:e>
              </m:rad>
            </m:den>
          </m:f>
        </m:oMath>
      </m:oMathPara>
    </w:p>
    <w:p>
      <w:pPr>
        <w:jc w:val="right"/>
      </w:pPr>
      <w:r>
        <w:t>(</w:t>
      </w:r>
      <w:bookmarkStart w:id="48" w:name="Eq_11"/>
      <w:fldSimple w:instr=" SEQ Equation \* ARABIC ">
        <w:r>
          <w:t>11</w:t>
        </w:r>
      </w:fldSimple>
      <w:bookmarkEnd w:id="48"/>
      <w:r>
        <w:t>)</w:t>
      </w:r>
    </w:p>
    <w:p w14:paraId="19941678" w14:textId="77777777">
      <w:pPr>
        <w:pStyle w:val="ToolkitCallout"/>
      </w:pPr>
      <w:r>
        <w:t>Źródło: ast</w:t>
      </w:r>
    </w:p>
    <w:p w14:paraId="5B9A2B8F" w14:textId="77777777">
      <w:pPr>
        <w:pStyle w:val="Heading3"/>
        <w:keepNext/>
        <w:keepLines/>
        <w:widowControl/>
      </w:pPr>
      <w:r>
        <w:t>Równanie 12 — ast</w:t>
      </w:r>
    </w:p>
    <w:p w14:paraId="6F94E74E" w14:textId="77777777">
      <m:oMathPara xmlns:m="http://schemas.openxmlformats.org/officeDocument/2006/math">
        <m:oMath>
          <m:func>
            <m:fName>
              <m:r>
                <m:t>cos</m:t>
              </m:r>
            </m:fName>
            <m:e>
              <m:r>
                <m:t>θ</m:t>
              </m:r>
            </m:e>
          </m:func>
        </m:oMath>
      </m:oMathPara>
    </w:p>
    <w:p>
      <w:pPr>
        <w:jc w:val="right"/>
      </w:pPr>
      <w:r>
        <w:t>(</w:t>
      </w:r>
      <w:bookmarkStart w:id="49" w:name="Eq_12"/>
      <w:fldSimple w:instr=" SEQ Equation \* ARABIC ">
        <w:r>
          <w:t>12</w:t>
        </w:r>
      </w:fldSimple>
      <w:bookmarkEnd w:id="49"/>
      <w:r>
        <w:t>)</w:t>
      </w:r>
    </w:p>
    <w:p w14:paraId="7EFF2B7C" w14:textId="77777777">
      <w:pPr>
        <w:pStyle w:val="ToolkitCallout"/>
      </w:pPr>
      <w:r>
        <w:t>Źródło: ast</w:t>
      </w:r>
    </w:p>
    <w:p w14:paraId="6453A5D5" w14:textId="77777777">
      <w:pPr>
        <w:pStyle w:val="Heading3"/>
        <w:keepNext/>
        <w:keepLines/>
        <w:widowControl/>
      </w:pPr>
      <w:r>
        <w:t>Równanie 13 — omml</w:t>
      </w:r>
    </w:p>
    <w:p w14:paraId="32FD25C9" w14:textId="77777777">
      <m:oMathPara xmlns:m="http://schemas.openxmlformats.org/officeDocument/2006/math">
        <m:oMath>
          <m:nary>
            <m:naryPr>
              <m:chr m:val="∫"/>
              <m:limLoc m:val="undOvr"/>
            </m:naryPr>
            <m:sub>
              <m:r>
                <m:t>-</m:t>
              </m:r>
              <m:r>
                <m:t>∞</m:t>
              </m:r>
            </m:sub>
            <m:sup>
              <m: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-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t>=</m:t>
          </m:r>
          <m:rad>
            <m:radPr>
              <m:degHide m:val="1"/>
            </m:radPr>
            <m:deg/>
            <m:e>
              <m:r>
                <m:t>π</m:t>
              </m:r>
            </m:e>
          </m:rad>
        </m:oMath>
      </m:oMathPara>
    </w:p>
    <w:p>
      <w:pPr>
        <w:jc w:val="right"/>
      </w:pPr>
      <w:r>
        <w:t>(</w:t>
      </w:r>
      <w:bookmarkStart w:id="50" w:name="Eq_13"/>
      <w:fldSimple w:instr=" SEQ Equation \* ARABIC ">
        <w:r>
          <w:t>13</w:t>
        </w:r>
      </w:fldSimple>
      <w:bookmarkEnd w:id="50"/>
      <w:r>
        <w:t>)</w:t>
      </w:r>
    </w:p>
    <w:p w14:paraId="51B9BD3E" w14:textId="77777777">
      <w:pPr>
        <w:pStyle w:val="ToolkitCallout"/>
      </w:pPr>
      <w:r>
        <w:t>Źródło: omml</w:t>
      </w:r>
    </w:p>
    <w:p w14:paraId="290529C6" w14:textId="77777777">
      <w:pPr>
        <w:pStyle w:val="Heading3"/>
        <w:keepNext/>
        <w:keepLines/>
        <w:widowControl/>
      </w:pPr>
      <w:r>
        <w:t>Równanie 14 — latex</w:t>
      </w:r>
    </w:p>
    <w:p w14:paraId="582149AE" w14:textId="77777777">
      <m:oMathPara xmlns:m="http://schemas.openxmlformats.org/officeDocument/2006/math">
        <m:oMath>
          <m:r>
            <m:t>E</m:t>
          </m:r>
          <m:r>
            <m:t>=</m:t>
          </m:r>
          <m:r>
            <m:t>m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jc w:val="right"/>
      </w:pPr>
      <w:r>
        <w:t>(</w:t>
      </w:r>
      <w:bookmarkStart w:id="51" w:name="Eq_14"/>
      <w:fldSimple w:instr=" SEQ Equation \* ARABIC ">
        <w:r>
          <w:t>14</w:t>
        </w:r>
      </w:fldSimple>
      <w:bookmarkEnd w:id="51"/>
      <w:r>
        <w:t>)</w:t>
      </w:r>
    </w:p>
    <w:p w14:paraId="1C4094A7" w14:textId="77777777">
      <w:pPr>
        <w:pStyle w:val="ToolkitCallout"/>
      </w:pPr>
      <w:r>
        <w:t>Źródło: latex</w:t>
      </w:r>
    </w:p>
    <w:p w14:paraId="1FFBA3F4" w14:textId="77777777">
      <w:pPr>
        <w:pStyle w:val="Heading3"/>
        <w:keepNext/>
        <w:keepLines/>
        <w:widowControl/>
      </w:pPr>
      <w:r>
        <w:t>Równanie 15 — unicodemath</w:t>
      </w:r>
    </w:p>
    <w:p w14:paraId="2A29B8E8" w14:textId="77777777">
      <m:oMathPara xmlns:m="http://schemas.openxmlformats.org/officeDocument/2006/math">
        <m:oMath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t>→</m:t>
          </m:r>
          <m:r>
            <m:t>γ</m:t>
          </m:r>
        </m:oMath>
      </m:oMathPara>
    </w:p>
    <w:p>
      <w:pPr>
        <w:jc w:val="right"/>
      </w:pPr>
      <w:r>
        <w:t>(</w:t>
      </w:r>
      <w:bookmarkStart w:id="52" w:name="Eq_15"/>
      <w:fldSimple w:instr=" SEQ Equation \* ARABIC ">
        <w:r>
          <w:t>15</w:t>
        </w:r>
      </w:fldSimple>
      <w:bookmarkEnd w:id="52"/>
      <w:r>
        <w:t>)</w:t>
      </w:r>
    </w:p>
    <w:p w14:paraId="79CD482C" w14:textId="77777777">
      <w:pPr>
        <w:pStyle w:val="ToolkitCallout"/>
      </w:pPr>
      <w:r>
        <w:t>Źródło: unicodemath</w:t>
      </w:r>
    </w:p>
    <w:p w14:paraId="305AC311" w14:textId="77777777">
      <w:pPr>
        <w:pStyle w:val="Heading3"/>
        <w:keepNext/>
        <w:keepLines/>
        <w:widowControl/>
      </w:pPr>
      <w:r>
        <w:t>Równanie 16 — mathml</w:t>
      </w:r>
    </w:p>
    <w:p w14:paraId="4EBC4A0D" w14:textId="77777777">
      <m:oMathPara xmlns:m="http://schemas.openxmlformats.org/officeDocument/2006/math">
        <m:oMath>
          <m:f>
            <m:num>
              <m:r>
                <m:t>1</m:t>
              </m:r>
            </m:num>
            <m:den>
              <m:r>
                <m:t>1</m:t>
              </m:r>
              <m:r>
                <m:t>+</m:t>
              </m:r>
              <m:sSup>
                <m:e>
                  <m:r>
                    <m:t>e</m:t>
                  </m:r>
                </m:e>
                <m:sup>
                  <m:r>
                    <m:t>-</m:t>
                  </m:r>
                  <m:r>
                    <m:t>x</m:t>
                  </m:r>
                </m:sup>
              </m:sSup>
            </m:den>
          </m:f>
        </m:oMath>
      </m:oMathPara>
    </w:p>
    <w:p>
      <w:pPr>
        <w:jc w:val="right"/>
      </w:pPr>
      <w:r>
        <w:t>(</w:t>
      </w:r>
      <w:bookmarkStart w:id="53" w:name="Eq_16"/>
      <w:fldSimple w:instr=" SEQ Equation \* ARABIC ">
        <w:r>
          <w:t>16</w:t>
        </w:r>
      </w:fldSimple>
      <w:bookmarkEnd w:id="53"/>
      <w:r>
        <w:t>)</w:t>
      </w:r>
    </w:p>
    <w:p w14:paraId="38A9DF9B" w14:textId="77777777">
      <w:pPr>
        <w:pStyle w:val="ToolkitCallout"/>
      </w:pPr>
      <w:r>
        <w:t>Źródło: mathml</w:t>
      </w:r>
    </w:p>
    <w:p w14:paraId="2DCD51A5" w14:textId="77777777">
      <w:pPr>
        <w:pStyle w:val="ToolkitBody"/>
      </w:pPr>
      <w:r>
        <w:t xml:space="preserve">Równanie śródtekstowe zachowuje m:oMath: </w:t>
      </w:r>
      <m:oMath xmlns:m="http://schemas.openxmlformats.org/officeDocument/2006/math">
        <m:sSup>
          <m:e>
            <m:r>
              <m:t>a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 w14:paraId="319B973A" w14:textId="77777777">
      <w:pPr>
        <w:pStyle w:val="ToolkitBody"/>
      </w:pPr>
      <w:r>
        <w:t xml:space="preserve">Odwołanie do pierwszego numeru równania: </w:t>
      </w:r>
      <w:fldSimple w:instr=" REF Eq_1 \h ">
        <w:r>
          <w:t>0</w:t>
        </w:r>
      </w:fldSimple>
    </w:p>
    <w:sectPr>
      <w:headerReference r:id="rId118" w:type="even"/>
      <w:headerReference r:id="rId116" w:type="first"/>
      <w:headerReference w:type="default" r:id="rId2"/>
      <w:footerReference r:id="rId119" w:type="even"/>
      <w:footerReference r:id="rId117" w:type="first"/>
      <w:footerReference r:id="rId115" w:type="default"/>
      <w:pgSz w:w="12240" w:h="15840" w:orient="portrait"/>
      <w:pgMar w:top="1080" w:bottom="1080" w:left="1080" w:right="1080"/>
      <w:titlePg/>
    </w:sectPr>
  </w:body>
</w:document>
</file>

<file path=word/comments.xml><?xml version="1.0" encoding="utf-8"?>
<w:comments xmlns:w="http://schemas.openxmlformats.org/wordprocessingml/2006/main" xmlns:w14="http://schemas.microsoft.com/office/word/2010/wordml" xmlns:r="http://schemas.openxmlformats.org/officeDocument/2006/relationships">
  <w:comment w:id="0" w:author="Reviewer A" w:date="2026-07-25T22:47:45Z" w:initials="RA">
    <w:p w14:paraId="6CD49D5E" w14:textId="77777777">
      <w:r>
        <w:rPr>
          <w:rStyle w:val="CommentReference"/>
        </w:rPr>
        <w:annotationRef/>
      </w:r>
      <w:r>
        <w:t xml:space="preserve">Sprawdź semantykę akapitu.</w:t>
      </w:r>
    </w:p>
  </w:comment>
  <w:comment w:id="1" w:author="Reviewer B" w:date="2026-07-25T22:47:45Z" w:initials="RB">
    <w:p w14:paraId="36FD0962" w14:textId="77777777">
      <w:r>
        <w:t xml:space="preserve">Semantyka zweryfikowana.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6CD49D5E" w15:done="0"/>
  <w15:commentEx w15:paraId="36FD0962" w15:paraIdParent="6CD49D5E" w15:done="0"/>
</w15:commentsEx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60845CC8" w14:textId="77777777">
      <w:r>
        <w:separator/>
      </w:r>
    </w:p>
  </w:endnote>
  <w:endnote w:type="continuationSeparator" w:id="0">
    <w:p w14:paraId="2DF95FE6" w14:textId="77777777">
      <w:r>
        <w:continuationSeparator/>
      </w:r>
    </w:p>
  </w:endnote>
  <w:endnote w:id="1">
    <w:p w14:paraId="2F5B4C6D" w14:textId="77777777">
      <w:r>
        <w:t xml:space="preserve">Przypis końcowy zachowany w endnotes.xml.</w:t>
      </w:r>
    </w:p>
  </w:endnote>
</w:endnotes>
</file>

<file path=word/fontTable.xml><?xml version="1.0" encoding="utf-8"?>
<w:fonts xmlns:w="http://schemas.openxmlformats.org/wordprocessingml/2006/main">
  <w:font w:name="DejaVu Sans">
    <w:family w:val="swiss"/>
    <w:pitch w:val="variable"/>
  </w:font>
</w:fonts>
</file>

<file path=word/footer1.xml><?xml version="1.0" encoding="utf-8"?>
<w:ftr xmlns:w="http://schemas.openxmlformats.org/wordprocessingml/2006/main">
  <w:p xmlns:ns0="http://schemas.microsoft.com/office/word/2010/wordml" ns0:paraId="2DC7AA3C" ns0:textId="77777777">
    <w:r>
      <w:t xml:space="preserve">WordToolkit • test zaawansowany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 xmlns:ns0="http://schemas.microsoft.com/office/word/2010/wordml" ns0:paraId="11F9B257" ns0:textId="77777777">
    <w:r>
      <w:t xml:space="preserve">WordToolkit • sekcja 1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3.xml><?xml version="1.0" encoding="utf-8"?>
<w:ftr xmlns:w="http://schemas.openxmlformats.org/wordprocessingml/2006/main">
  <w:p xmlns:ns0="http://schemas.microsoft.com/office/word/2010/wordml" ns0:paraId="7970127A" ns0:textId="77777777">
    <w:r>
      <w:t xml:space="preserve">WordToolkit • strona parzysta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4.xml><?xml version="1.0" encoding="utf-8"?>
<w:ftr xmlns:w="http://schemas.openxmlformats.org/wordprocessingml/2006/main">
  <w:p xmlns:ns0="http://schemas.microsoft.com/office/word/2010/wordml" ns0:paraId="17DFB039" ns0:textId="77777777">
    <w:r>
      <w:t xml:space="preserve">WordToolkit • test zaawansowany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5.xml><?xml version="1.0" encoding="utf-8"?>
<w:ftr xmlns:w="http://schemas.openxmlformats.org/wordprocessingml/2006/main">
  <w:p xmlns:ns0="http://schemas.microsoft.com/office/word/2010/wordml" ns0:paraId="0239A9CA" ns0:textId="77777777">
    <w:r>
      <w:t xml:space="preserve">WordToolkit • sekcja 2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6.xml><?xml version="1.0" encoding="utf-8"?>
<w:ftr xmlns:w="http://schemas.openxmlformats.org/wordprocessingml/2006/main">
  <w:p xmlns:ns0="http://schemas.microsoft.com/office/word/2010/wordml" ns0:paraId="23AD38E6" ns0:textId="77777777">
    <w:r>
      <w:t xml:space="preserve">WordToolkit • strona parzysta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7.xml><?xml version="1.0" encoding="utf-8"?>
<w:ftr xmlns:w="http://schemas.openxmlformats.org/wordprocessingml/2006/main">
  <w:p xmlns:ns0="http://schemas.microsoft.com/office/word/2010/wordml" ns0:paraId="3813B4EC" ns0:textId="77777777">
    <w:r>
      <w:t xml:space="preserve">WordToolkit • test zaawansowany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8.xml><?xml version="1.0" encoding="utf-8"?>
<w:ftr xmlns:w="http://schemas.openxmlformats.org/wordprocessingml/2006/main">
  <w:p xmlns:ns0="http://schemas.microsoft.com/office/word/2010/wordml" ns0:paraId="0BB04A47" ns0:textId="77777777">
    <w:r>
      <w:t xml:space="preserve">WordToolkit • sekcja 3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9.xml><?xml version="1.0" encoding="utf-8"?>
<w:ftr xmlns:w="http://schemas.openxmlformats.org/wordprocessingml/2006/main">
  <w:p xmlns:ns0="http://schemas.microsoft.com/office/word/2010/wordml" ns0:paraId="43CF3990" ns0:textId="77777777">
    <w:r>
      <w:t xml:space="preserve">WordToolkit • strona parzysta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10.xml><?xml version="1.0" encoding="utf-8"?>
<w:ftr xmlns:w="http://schemas.openxmlformats.org/wordprocessingml/2006/main">
  <w:p xmlns:ns0="http://schemas.microsoft.com/office/word/2010/wordml" ns0:paraId="3BE50D70" ns0:textId="77777777">
    <w:r>
      <w:t xml:space="preserve">WordToolkit • test zaawansowany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11.xml><?xml version="1.0" encoding="utf-8"?>
<w:ftr xmlns:w="http://schemas.openxmlformats.org/wordprocessingml/2006/main">
  <w:p xmlns:ns0="http://schemas.microsoft.com/office/word/2010/wordml" ns0:paraId="133FFFBF" ns0:textId="77777777">
    <w:r>
      <w:t xml:space="preserve">WordToolkit • sekcja 4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er12.xml><?xml version="1.0" encoding="utf-8"?>
<w:ftr xmlns:w="http://schemas.openxmlformats.org/wordprocessingml/2006/main">
  <w:p xmlns:ns0="http://schemas.microsoft.com/office/word/2010/wordml" ns0:paraId="5C848ECF" ns0:textId="77777777">
    <w:r>
      <w:t xml:space="preserve">WordToolkit • strona parzysta •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5A59E8B5" w14:textId="77777777">
      <w:r>
        <w:separator/>
      </w:r>
    </w:p>
  </w:footnote>
  <w:footnote w:type="continuationSeparator" w:id="0">
    <w:p w14:paraId="11176C69" w14:textId="77777777">
      <w:r>
        <w:continuationSeparator/>
      </w:r>
    </w:p>
  </w:footnote>
  <w:footnote w:id="1">
    <w:p w14:paraId="2C5818B7" w14:textId="77777777">
      <w:pPr>
        <w:pStyle w:val="FootnoteText"/>
      </w:pPr>
      <w:bookmarkStart w:id="1" w:name="_Fn1"/>
      <w:r>
        <w:rPr>
          <w:rStyle w:val="FootnoteReference"/>
        </w:rPr>
        <w:footnoteRef/>
      </w:r>
      <w:r>
        <w:t xml:space="preserve"> </w:t>
      </w:r>
      <w:r>
        <w:t xml:space="preserve">Przypis dolny zachowany w footnotes.xml.</w:t>
      </w:r>
      <w:bookmarkEnd w:id="1"/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62D7FDBA" w14:textId="77777777">
    <w:r>
      <w:t>WordToolkit • test zaawansowany</w:t>
    </w:r>
  </w:p>
</w:hdr>
</file>

<file path=word/header2.xml><?xml version="1.0" encoding="utf-8"?>
<w:hdr xmlns:w="http://schemas.openxmlformats.org/wordprocessingml/2006/main">
  <w:p xmlns:ns0="http://schemas.microsoft.com/office/word/2010/wordml" ns0:paraId="344354C4" ns0:textId="77777777">
    <w:r>
      <w:t>WordToolkit • test zaawansowany</w:t>
    </w:r>
  </w:p>
</w:hdr>
</file>

<file path=word/header3.xml><?xml version="1.0" encoding="utf-8"?>
<w:hdr xmlns:w="http://schemas.openxmlformats.org/wordprocessingml/2006/main">
  <w:p xmlns:ns0="http://schemas.microsoft.com/office/word/2010/wordml" ns0:paraId="3C68383A" ns0:textId="77777777">
    <w:r>
      <w:t>WordToolkit • sekcja 1</w:t>
    </w:r>
  </w:p>
</w:hdr>
</file>

<file path=word/header4.xml><?xml version="1.0" encoding="utf-8"?>
<w:hdr xmlns:w="http://schemas.openxmlformats.org/wordprocessingml/2006/main">
  <w:p xmlns:ns0="http://schemas.microsoft.com/office/word/2010/wordml" ns0:paraId="7938C1CE" ns0:textId="77777777">
    <w:r>
      <w:t>WordToolkit • strona parzysta</w:t>
    </w:r>
  </w:p>
</w:hdr>
</file>

<file path=word/header5.xml><?xml version="1.0" encoding="utf-8"?>
<w:hdr xmlns:w="http://schemas.openxmlformats.org/wordprocessingml/2006/main">
  <w:p xmlns:ns0="http://schemas.microsoft.com/office/word/2010/wordml" ns0:paraId="4EEAE6DD" ns0:textId="77777777">
    <w:r>
      <w:t>WordToolkit • test zaawansowany</w:t>
    </w:r>
  </w:p>
</w:hdr>
</file>

<file path=word/header6.xml><?xml version="1.0" encoding="utf-8"?>
<w:hdr xmlns:w="http://schemas.openxmlformats.org/wordprocessingml/2006/main">
  <w:p xmlns:ns0="http://schemas.microsoft.com/office/word/2010/wordml" ns0:paraId="269F0412" ns0:textId="77777777">
    <w:r>
      <w:t>WordToolkit • sekcja 2</w:t>
    </w:r>
  </w:p>
</w:hdr>
</file>

<file path=word/header7.xml><?xml version="1.0" encoding="utf-8"?>
<w:hdr xmlns:w="http://schemas.openxmlformats.org/wordprocessingml/2006/main">
  <w:p xmlns:ns0="http://schemas.microsoft.com/office/word/2010/wordml" ns0:paraId="0628C599" ns0:textId="77777777">
    <w:r>
      <w:t>WordToolkit • strona parzysta</w:t>
    </w:r>
  </w:p>
</w:hdr>
</file>

<file path=word/header8.xml><?xml version="1.0" encoding="utf-8"?>
<w:hdr xmlns:w="http://schemas.openxmlformats.org/wordprocessingml/2006/main">
  <w:p xmlns:ns0="http://schemas.microsoft.com/office/word/2010/wordml" ns0:paraId="7B7FECA7" ns0:textId="77777777">
    <w:r>
      <w:t>WordToolkit • test zaawansowany</w:t>
    </w:r>
  </w:p>
</w:hdr>
</file>

<file path=word/header9.xml><?xml version="1.0" encoding="utf-8"?>
<w:hdr xmlns:w="http://schemas.openxmlformats.org/wordprocessingml/2006/main">
  <w:p xmlns:ns0="http://schemas.microsoft.com/office/word/2010/wordml" ns0:paraId="762D4DE2" ns0:textId="77777777">
    <w:r>
      <w:t>WordToolkit • sekcja 3</w:t>
    </w:r>
  </w:p>
</w:hdr>
</file>

<file path=word/header10.xml><?xml version="1.0" encoding="utf-8"?>
<w:hdr xmlns:w="http://schemas.openxmlformats.org/wordprocessingml/2006/main">
  <w:p xmlns:ns0="http://schemas.microsoft.com/office/word/2010/wordml" ns0:paraId="0B14D23F" ns0:textId="77777777">
    <w:r>
      <w:t>WordToolkit • strona parzysta</w:t>
    </w:r>
  </w:p>
</w:hdr>
</file>

<file path=word/header11.xml><?xml version="1.0" encoding="utf-8"?>
<w:hdr xmlns:w="http://schemas.openxmlformats.org/wordprocessingml/2006/main">
  <w:p xmlns:ns0="http://schemas.microsoft.com/office/word/2010/wordml" ns0:paraId="72B54ED7" ns0:textId="77777777">
    <w:r>
      <w:t>WordToolkit • sekcja 4</w:t>
    </w:r>
  </w:p>
</w:hdr>
</file>

<file path=word/header12.xml><?xml version="1.0" encoding="utf-8"?>
<w:hdr xmlns:w="http://schemas.openxmlformats.org/wordprocessingml/2006/main">
  <w:p xmlns:ns0="http://schemas.microsoft.com/office/word/2010/wordml" ns0:paraId="1A474B4C" ns0:textId="77777777">
    <w:r>
      <w:t>WordToolkit • strona parzysta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abstractNum w:abstractNumId="2">
    <w:multiLevelType w:val="multilevel"/>
    <w:name w:val="WordToolkit hierarchy"/>
    <w:lvl w:ilvl="0">
      <w:start w:val="1"/>
      <w:numFmt w:val="decimal"/>
      <w:lvlText w:val="%1."/>
      <w:lvlJc w:val="left"/>
      <w:pPr>
        <w:tabs>
          <w:tab w:val="num" w:pos="520"/>
        </w:tabs>
        <w:ind w:left="520" w:hanging="260"/>
      </w:pPr>
    </w:lvl>
    <w:lvl w:ilvl="1">
      <w:start w:val="1"/>
      <w:numFmt w:val="lowerLetter"/>
      <w:lvlText w:val="%2)"/>
      <w:lvlJc w:val="left"/>
      <w:pPr>
        <w:tabs>
          <w:tab w:val="num" w:pos="1040"/>
        </w:tabs>
        <w:ind w:left="1040" w:hanging="260"/>
      </w:pPr>
    </w:lvl>
    <w:lvl w:ilvl="2">
      <w:start w:val="1"/>
      <w:numFmt w:val="lowerRoman"/>
      <w:lvlText w:val="%3."/>
      <w:lvlJc w:val="left"/>
      <w:pPr>
        <w:tabs>
          <w:tab w:val="num" w:pos="1560"/>
        </w:tabs>
        <w:ind w:left="1560" w:hanging="2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trackRevisions/>
  <w:evenAndOddHeaders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DejaVu Sans" w:hAnsi="DejaVu Sans" w:cs="DejaVu Sans"/>
      <w:sz w:val="22"/>
      <w:szCs w:val="22"/>
      <w:lang w:val="pl-PL"/>
    </w:rPr>
  </w:style>
  <w:style w:type="paragraph" w:styleId="Heading1">
    <w:name w:val="heading 1"/>
    <w:basedOn w:val="Normal"/>
    <w:pPr>
      <w:spacing w:before="320" w:after="160"/>
      <w:outlineLvl w:val="0"/>
    </w:pPr>
    <w:rPr>
      <w:rFonts w:ascii="DejaVu Sans" w:hAnsi="DejaVu Sans" w:cs="DejaVu Sans"/>
      <w:b/>
      <w:color w:val="2E74B5"/>
      <w:sz w:val="32"/>
      <w:szCs w:val="32"/>
    </w:rPr>
  </w:style>
  <w:style w:type="paragraph" w:styleId="Heading2">
    <w:name w:val="heading 2"/>
    <w:basedOn w:val="Normal"/>
    <w:pPr>
      <w:spacing w:before="240" w:after="120"/>
      <w:outlineLvl w:val="1"/>
    </w:pPr>
    <w:rPr>
      <w:rFonts w:ascii="DejaVu Sans" w:hAnsi="DejaVu Sans" w:cs="DejaVu Sans"/>
      <w:b/>
      <w:color w:val="1F4D78"/>
      <w:sz w:val="26"/>
      <w:szCs w:val="26"/>
    </w:rPr>
  </w:style>
  <w:style w:type="paragraph" w:styleId="Heading3">
    <w:name w:val="heading 3"/>
    <w:basedOn w:val="Normal"/>
    <w:pPr>
      <w:spacing w:before="160" w:after="80"/>
      <w:outlineLvl w:val="2"/>
    </w:pPr>
    <w:rPr>
      <w:rFonts w:ascii="DejaVu Sans" w:hAnsi="DejaVu Sans" w:cs="DejaVu Sans"/>
      <w:b/>
      <w:color w:val="34495E"/>
      <w:sz w:val="24"/>
      <w:szCs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pBdr>
        <w:left w:val="single" w:sz="24" w:space="4" w:color="AAAAAA"/>
      </w:pBdr>
      <w:ind w:left="720"/>
    </w:pPr>
    <w:rPr>
      <w:i/>
      <w:color w:val="555555"/>
    </w:rPr>
  </w:style>
  <w:style w:type="table" w:styleId="TableGrid">
    <w:name w:val="Table Grid"/>
  </w:style>
  <w:style w:type="paragraph" w:styleId="ToolkitBody">
    <w:name w:val="Toolkit Body"/>
    <w:basedOn w:val="Normal"/>
    <w:next w:val="ToolkitBody"/>
    <w:pPr>
      <w:spacing w:after="120" w:line="264" w:lineRule="auto"/>
    </w:pPr>
    <w:rPr>
      <w:rFonts w:ascii="DejaVu Sans" w:hAnsi="DejaVu Sans" w:cs="DejaVu Sans"/>
      <w:color w:val="273746"/>
      <w:sz w:val="22"/>
      <w:szCs w:val="22"/>
    </w:rPr>
  </w:style>
  <w:style w:type="paragraph" w:styleId="ToolkitSubtitle">
    <w:name w:val="Toolkit Subtitle"/>
    <w:basedOn w:val="Normal"/>
    <w:next w:val="ToolkitBody"/>
    <w:pPr>
      <w:spacing w:after="200"/>
    </w:pPr>
    <w:rPr>
      <w:rFonts w:ascii="DejaVu Sans" w:hAnsi="DejaVu Sans" w:cs="DejaVu Sans"/>
      <w:i/>
      <w:color w:val="566573"/>
      <w:sz w:val="26"/>
      <w:szCs w:val="26"/>
    </w:rPr>
  </w:style>
  <w:style w:type="paragraph" w:styleId="ToolkitCallout">
    <w:name w:val="Toolkit Callout"/>
    <w:basedOn w:val="Normal"/>
    <w:next w:val="ToolkitBody"/>
    <w:pPr>
      <w:spacing w:before="120" w:after="120"/>
    </w:pPr>
    <w:rPr>
      <w:rFonts w:ascii="DejaVu Sans" w:hAnsi="DejaVu Sans" w:cs="DejaVu Sans"/>
      <w:color w:val="1F4D78"/>
      <w:sz w:val="20"/>
      <w:szCs w:val="20"/>
    </w:rPr>
  </w:style>
  <w:style w:type="paragraph" w:styleId="ToolkitTable">
    <w:name w:val="Toolkit Table"/>
    <w:basedOn w:val="Normal"/>
    <w:next w:val="ToolkitTable"/>
    <w:pPr>
      <w:spacing w:before="0" w:after="0" w:line="240" w:lineRule="auto"/>
    </w:pPr>
    <w:rPr>
      <w:rFonts w:ascii="DejaVu Sans" w:hAnsi="DejaVu Sans" w:cs="DejaVu Sans"/>
      <w:color w:val="1B2631"/>
      <w:sz w:val="18"/>
      <w:szCs w:val="18"/>
    </w:rPr>
  </w:style>
  <w:style w:type="paragraph" w:styleId="Title">
    <w:name w:val="Title"/>
    <w:basedOn w:val="Normal"/>
    <w:next w:val="ToolkitBody"/>
    <w:rPr>
      <w:rFonts w:ascii="DejaVu Sans" w:hAnsi="DejaVu Sans" w:cs="DejaVu Sans"/>
      <w:b/>
      <w:color w:val="17365D"/>
      <w:sz w:val="48"/>
      <w:szCs w:val="48"/>
    </w:rPr>
  </w:style>
  <w:style w:type="paragraph" w:styleId="Caption">
    <w:name w:val="Caption"/>
    <w:basedOn w:val="Normal"/>
    <w:next w:val="ToolkitBody"/>
  </w:style>
  <w:style w:type="character" w:styleId="CommentReference">
    <w:name w:val="Comment Reference"/>
  </w:style>
  <w:style w:type="character" w:styleId="Hyperlink">
    <w:name w:val="Hyperlink"/>
  </w:style>
</w:styles>
</file>

<file path=word/_rels/document.xml.rels><?xml version='1.0' encoding='UTF-8' standalone='yes'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header" Target="header1.xml"/>
  <Relationship Id="rId3" Type="http://schemas.openxmlformats.org/officeDocument/2006/relationships/endnotes" Target="endnotes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numbering" Target="numbering.xml"/>
<Relationship Id="rId90" Type="http://schemas.openxmlformats.org/officeDocument/2006/relationships/customXml" Target="../customXml/item1.xml"/><Relationship Id="rId91" Type="http://schemas.openxmlformats.org/officeDocument/2006/relationships/fontTable" Target="fontTable.xml"/><Relationship Id="rId92" Type="http://schemas.openxmlformats.org/officeDocument/2006/relationships/comments" Target="comments.xml"/><Relationship Id="rId93" Type="http://schemas.microsoft.com/office/2011/relationships/commentsExtended" Target="commentsExtended.xml"/><Relationship Id="rId94" Type="http://schemas.openxmlformats.org/officeDocument/2006/relationships/hyperlink" Target="https://learn.microsoft.com/office/open-xml/" TargetMode="External"/><Relationship Id="rId95" Type="http://schemas.openxmlformats.org/officeDocument/2006/relationships/image" Target="media/image1.png"/><Relationship Id="rId96" Type="http://schemas.openxmlformats.org/officeDocument/2006/relationships/image" Target="media/image2.png"/><Relationship Id="rId97" Type="http://schemas.openxmlformats.org/officeDocument/2006/relationships/header" Target="header2.xml"/><Relationship Id="rId98" Type="http://schemas.openxmlformats.org/officeDocument/2006/relationships/footer" Target="footer1.xml"/><Relationship Id="rId99" Type="http://schemas.openxmlformats.org/officeDocument/2006/relationships/header" Target="header3.xml"/><Relationship Id="rId100" Type="http://schemas.openxmlformats.org/officeDocument/2006/relationships/footer" Target="footer2.xml"/><Relationship Id="rId101" Type="http://schemas.openxmlformats.org/officeDocument/2006/relationships/header" Target="header4.xml"/><Relationship Id="rId102" Type="http://schemas.openxmlformats.org/officeDocument/2006/relationships/footer" Target="footer3.xml"/><Relationship Id="rId103" Type="http://schemas.openxmlformats.org/officeDocument/2006/relationships/header" Target="header5.xml"/><Relationship Id="rId104" Type="http://schemas.openxmlformats.org/officeDocument/2006/relationships/footer" Target="footer4.xml"/><Relationship Id="rId105" Type="http://schemas.openxmlformats.org/officeDocument/2006/relationships/header" Target="header6.xml"/><Relationship Id="rId106" Type="http://schemas.openxmlformats.org/officeDocument/2006/relationships/footer" Target="footer5.xml"/><Relationship Id="rId107" Type="http://schemas.openxmlformats.org/officeDocument/2006/relationships/header" Target="header7.xml"/><Relationship Id="rId108" Type="http://schemas.openxmlformats.org/officeDocument/2006/relationships/footer" Target="footer6.xml"/><Relationship Id="rId109" Type="http://schemas.openxmlformats.org/officeDocument/2006/relationships/header" Target="header8.xml"/><Relationship Id="rId110" Type="http://schemas.openxmlformats.org/officeDocument/2006/relationships/footer" Target="footer7.xml"/><Relationship Id="rId111" Type="http://schemas.openxmlformats.org/officeDocument/2006/relationships/header" Target="header9.xml"/><Relationship Id="rId112" Type="http://schemas.openxmlformats.org/officeDocument/2006/relationships/footer" Target="footer8.xml"/><Relationship Id="rId113" Type="http://schemas.openxmlformats.org/officeDocument/2006/relationships/header" Target="header10.xml"/><Relationship Id="rId114" Type="http://schemas.openxmlformats.org/officeDocument/2006/relationships/footer" Target="footer9.xml"/><Relationship Id="rId115" Type="http://schemas.openxmlformats.org/officeDocument/2006/relationships/footer" Target="footer10.xml"/><Relationship Id="rId116" Type="http://schemas.openxmlformats.org/officeDocument/2006/relationships/header" Target="header11.xml"/><Relationship Id="rId117" Type="http://schemas.openxmlformats.org/officeDocument/2006/relationships/footer" Target="footer11.xml"/><Relationship Id="rId118" Type="http://schemas.openxmlformats.org/officeDocument/2006/relationships/header" Target="header12.xml"/><Relationship Id="rId119" Type="http://schemas.openxmlformats.org/officeDocument/2006/relationships/footer" Target="footer12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t:profile xmlns:wt="urn:wordtoolkit:test">
  <wt:name>Ada Lovelace</wt:name>
  <wt:classification>round-trip-preserve</wt:classification>
</wt:profile>
</file>

<file path=customXml/itemProps1.xml><?xml version="1.0" encoding="utf-8"?>
<ds:datastoreItem xmlns:ds="http://schemas.openxmlformats.org/officeDocument/2006/customXml" ds:itemID="{A6C895A1-6B29-470C-84D7-6D14B798EAE7}">
  <ds:schemaRefs>
    <ds:schemaRef ds:uri="urn:wordtoolkit:test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2026-07-25T22:47:45Z</dcterms:created>
  <dcterms:modified xsi:type="dcterms:W3CDTF">2026-07-25T22:47:45Z</dcterms:modified>
</cp:coreProperties>
</file>